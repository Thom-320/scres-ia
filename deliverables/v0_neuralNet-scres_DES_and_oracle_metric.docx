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BFBFBF" w:themeColor="background1" w:themeShade="BF"/>
  <w:body>
    <w:p w14:paraId="741CD98A" w14:textId="6FCA02EB" w:rsidR="00C94339" w:rsidRPr="00B6173C" w:rsidRDefault="0049517B" w:rsidP="00C94339">
      <w:pPr>
        <w:spacing w:before="0" w:after="0" w:line="240" w:lineRule="auto"/>
        <w:jc w:val="center"/>
        <w:rPr>
          <w:rFonts w:ascii="Times New Roman" w:hAnsi="Times New Roman"/>
          <w:b/>
          <w:bCs/>
          <w:sz w:val="32"/>
          <w:szCs w:val="28"/>
        </w:rPr>
      </w:pPr>
      <w:r w:rsidRPr="00B6173C">
        <w:rPr>
          <w:rFonts w:ascii="Times New Roman" w:hAnsi="Times New Roman"/>
          <w:b/>
          <w:bCs/>
          <w:sz w:val="32"/>
          <w:szCs w:val="28"/>
        </w:rPr>
        <w:t>From Simulation to Learning: Advancing SCRES Model</w:t>
      </w:r>
      <w:r w:rsidR="00CA52D0">
        <w:rPr>
          <w:rFonts w:ascii="Times New Roman" w:hAnsi="Times New Roman"/>
          <w:b/>
          <w:bCs/>
          <w:sz w:val="32"/>
          <w:szCs w:val="28"/>
        </w:rPr>
        <w:t>ing</w:t>
      </w:r>
      <w:r w:rsidRPr="00B6173C">
        <w:rPr>
          <w:rFonts w:ascii="Times New Roman" w:hAnsi="Times New Roman"/>
          <w:b/>
          <w:bCs/>
          <w:sz w:val="32"/>
          <w:szCs w:val="28"/>
        </w:rPr>
        <w:t xml:space="preserve"> with </w:t>
      </w:r>
      <w:r w:rsidR="00002A47">
        <w:rPr>
          <w:rFonts w:ascii="Times New Roman" w:hAnsi="Times New Roman"/>
          <w:b/>
          <w:bCs/>
          <w:sz w:val="32"/>
          <w:szCs w:val="28"/>
        </w:rPr>
        <w:t>Deep Learning</w:t>
      </w:r>
      <w:r w:rsidRPr="00B6173C">
        <w:rPr>
          <w:rFonts w:ascii="Times New Roman" w:hAnsi="Times New Roman"/>
          <w:b/>
          <w:bCs/>
          <w:sz w:val="32"/>
          <w:szCs w:val="28"/>
        </w:rPr>
        <w:t xml:space="preserve"> Algorithms</w:t>
      </w:r>
    </w:p>
    <w:p w14:paraId="540B0BBB" w14:textId="77777777" w:rsidR="00C94339" w:rsidRPr="00B6173C" w:rsidRDefault="00C94339" w:rsidP="00B971FF">
      <w:pPr>
        <w:spacing w:before="0" w:after="0" w:line="240" w:lineRule="auto"/>
        <w:rPr>
          <w:rFonts w:ascii="Times New Roman" w:hAnsi="Times New Roman"/>
          <w:b/>
          <w:bCs/>
        </w:rPr>
      </w:pPr>
    </w:p>
    <w:p w14:paraId="22D218E3" w14:textId="54B2BEE5" w:rsidR="00B971FF" w:rsidRPr="00B6173C" w:rsidRDefault="0049517B" w:rsidP="00B971FF">
      <w:pPr>
        <w:spacing w:before="0" w:after="0" w:line="240" w:lineRule="auto"/>
        <w:rPr>
          <w:rFonts w:ascii="Times New Roman" w:hAnsi="Times New Roman"/>
          <w:sz w:val="26"/>
          <w:szCs w:val="26"/>
        </w:rPr>
      </w:pPr>
      <w:r w:rsidRPr="00B6173C">
        <w:rPr>
          <w:rFonts w:ascii="Times New Roman" w:hAnsi="Times New Roman"/>
          <w:sz w:val="26"/>
          <w:szCs w:val="26"/>
        </w:rPr>
        <w:t>T</w:t>
      </w:r>
      <w:r w:rsidR="00B971FF" w:rsidRPr="00B6173C">
        <w:rPr>
          <w:rFonts w:ascii="Times New Roman" w:hAnsi="Times New Roman"/>
          <w:sz w:val="26"/>
          <w:szCs w:val="26"/>
        </w:rPr>
        <w:t xml:space="preserve">argeted journal: </w:t>
      </w:r>
      <w:r w:rsidR="0027095D" w:rsidRPr="00B6173C">
        <w:rPr>
          <w:rFonts w:ascii="Times New Roman" w:hAnsi="Times New Roman"/>
          <w:i/>
          <w:iCs/>
          <w:sz w:val="26"/>
          <w:szCs w:val="26"/>
        </w:rPr>
        <w:t xml:space="preserve">IEEE Transactions on Artificial Intelligence </w:t>
      </w:r>
      <w:r w:rsidR="00B971FF" w:rsidRPr="00B6173C">
        <w:rPr>
          <w:rFonts w:ascii="Times New Roman" w:hAnsi="Times New Roman"/>
          <w:sz w:val="26"/>
          <w:szCs w:val="26"/>
        </w:rPr>
        <w:t>(</w:t>
      </w:r>
      <w:r w:rsidR="00B739FF" w:rsidRPr="00B6173C">
        <w:rPr>
          <w:rFonts w:ascii="Times New Roman" w:hAnsi="Times New Roman"/>
          <w:sz w:val="26"/>
          <w:szCs w:val="26"/>
        </w:rPr>
        <w:t xml:space="preserve">Q1, </w:t>
      </w:r>
      <w:r w:rsidR="00B971FF" w:rsidRPr="00B6173C">
        <w:rPr>
          <w:rFonts w:ascii="Times New Roman" w:hAnsi="Times New Roman"/>
          <w:sz w:val="26"/>
          <w:szCs w:val="26"/>
        </w:rPr>
        <w:t xml:space="preserve">h-index </w:t>
      </w:r>
      <w:r w:rsidR="00B739FF" w:rsidRPr="00B6173C">
        <w:rPr>
          <w:rFonts w:ascii="Times New Roman" w:hAnsi="Times New Roman"/>
          <w:sz w:val="26"/>
          <w:szCs w:val="26"/>
        </w:rPr>
        <w:t>31</w:t>
      </w:r>
      <w:r w:rsidR="00B971FF" w:rsidRPr="00B6173C">
        <w:rPr>
          <w:rFonts w:ascii="Times New Roman" w:hAnsi="Times New Roman"/>
          <w:sz w:val="26"/>
          <w:szCs w:val="26"/>
        </w:rPr>
        <w:t>)</w:t>
      </w:r>
      <w:r w:rsidR="00B739FF" w:rsidRPr="00B6173C">
        <w:rPr>
          <w:rFonts w:ascii="Times New Roman" w:hAnsi="Times New Roman"/>
          <w:sz w:val="26"/>
          <w:szCs w:val="26"/>
        </w:rPr>
        <w:t xml:space="preserve">, </w:t>
      </w:r>
      <w:r w:rsidRPr="00B6173C">
        <w:rPr>
          <w:rFonts w:ascii="Times New Roman" w:hAnsi="Times New Roman"/>
          <w:i/>
          <w:iCs/>
          <w:sz w:val="26"/>
          <w:szCs w:val="26"/>
        </w:rPr>
        <w:t xml:space="preserve">Journal of Simulation </w:t>
      </w:r>
      <w:r w:rsidRPr="00B6173C">
        <w:rPr>
          <w:rFonts w:ascii="Times New Roman" w:hAnsi="Times New Roman"/>
          <w:sz w:val="26"/>
          <w:szCs w:val="26"/>
        </w:rPr>
        <w:t>(</w:t>
      </w:r>
      <w:r w:rsidR="00C92C1D" w:rsidRPr="00B6173C">
        <w:rPr>
          <w:rFonts w:ascii="Times New Roman" w:hAnsi="Times New Roman"/>
          <w:sz w:val="26"/>
          <w:szCs w:val="26"/>
        </w:rPr>
        <w:t>Q2, h-index 34)</w:t>
      </w:r>
    </w:p>
    <w:p w14:paraId="455C3E16" w14:textId="77777777" w:rsidR="00B971FF" w:rsidRPr="00B6173C" w:rsidRDefault="00B971FF" w:rsidP="00B971FF">
      <w:pPr>
        <w:spacing w:before="0" w:after="0" w:line="240" w:lineRule="auto"/>
        <w:rPr>
          <w:rFonts w:ascii="Times New Roman" w:hAnsi="Times New Roman"/>
          <w:b/>
          <w:bCs/>
          <w:sz w:val="26"/>
          <w:szCs w:val="26"/>
        </w:rPr>
      </w:pPr>
    </w:p>
    <w:p w14:paraId="7D5A0EAB" w14:textId="6BCC9737" w:rsidR="00B971FF" w:rsidRPr="00B6173C" w:rsidRDefault="00B971FF" w:rsidP="00B971FF">
      <w:pPr>
        <w:spacing w:before="0" w:after="0" w:line="240" w:lineRule="auto"/>
        <w:rPr>
          <w:rFonts w:ascii="Times New Roman" w:hAnsi="Times New Roman"/>
          <w:b/>
          <w:bCs/>
          <w:sz w:val="26"/>
          <w:szCs w:val="26"/>
        </w:rPr>
      </w:pPr>
      <w:r w:rsidRPr="00B6173C">
        <w:rPr>
          <w:rFonts w:ascii="Times New Roman" w:hAnsi="Times New Roman"/>
          <w:b/>
          <w:bCs/>
          <w:sz w:val="26"/>
          <w:szCs w:val="26"/>
        </w:rPr>
        <w:t>Abstract</w:t>
      </w:r>
    </w:p>
    <w:p w14:paraId="7B736EAA" w14:textId="448F4F66" w:rsidR="00B971FF" w:rsidRPr="00B6173C" w:rsidRDefault="00B971FF" w:rsidP="00B971FF">
      <w:pPr>
        <w:spacing w:before="0" w:after="0" w:line="240" w:lineRule="auto"/>
        <w:rPr>
          <w:rFonts w:ascii="Times New Roman" w:hAnsi="Times New Roman"/>
          <w:sz w:val="26"/>
          <w:szCs w:val="26"/>
        </w:rPr>
      </w:pPr>
      <w:r w:rsidRPr="00B6173C">
        <w:rPr>
          <w:rFonts w:ascii="Times New Roman" w:hAnsi="Times New Roman"/>
          <w:sz w:val="26"/>
          <w:szCs w:val="26"/>
        </w:rPr>
        <w:t>Naksk skksjsj sninxl</w:t>
      </w:r>
    </w:p>
    <w:p w14:paraId="0714178A" w14:textId="77777777" w:rsidR="00B971FF" w:rsidRPr="00B6173C" w:rsidRDefault="00B971FF" w:rsidP="00B971FF">
      <w:pPr>
        <w:spacing w:before="0" w:after="0" w:line="240" w:lineRule="auto"/>
        <w:rPr>
          <w:rFonts w:ascii="Times New Roman" w:hAnsi="Times New Roman"/>
          <w:sz w:val="26"/>
          <w:szCs w:val="26"/>
        </w:rPr>
      </w:pPr>
    </w:p>
    <w:p w14:paraId="4B0AE6DF" w14:textId="12A8609A" w:rsidR="00B971FF" w:rsidRPr="00B6173C" w:rsidRDefault="00B971FF" w:rsidP="00B971FF">
      <w:pPr>
        <w:spacing w:before="0" w:after="0" w:line="240" w:lineRule="auto"/>
        <w:rPr>
          <w:rFonts w:ascii="Times New Roman" w:hAnsi="Times New Roman"/>
          <w:b/>
          <w:bCs/>
          <w:sz w:val="26"/>
          <w:szCs w:val="26"/>
        </w:rPr>
      </w:pPr>
      <w:r w:rsidRPr="00B6173C">
        <w:rPr>
          <w:rFonts w:ascii="Times New Roman" w:hAnsi="Times New Roman"/>
          <w:b/>
          <w:bCs/>
          <w:sz w:val="26"/>
          <w:szCs w:val="26"/>
        </w:rPr>
        <w:t>Ke</w:t>
      </w:r>
      <w:r w:rsidR="009854A9" w:rsidRPr="00B6173C">
        <w:rPr>
          <w:rFonts w:ascii="Times New Roman" w:hAnsi="Times New Roman"/>
          <w:b/>
          <w:bCs/>
          <w:sz w:val="26"/>
          <w:szCs w:val="26"/>
        </w:rPr>
        <w:t>y</w:t>
      </w:r>
      <w:r w:rsidRPr="00B6173C">
        <w:rPr>
          <w:rFonts w:ascii="Times New Roman" w:hAnsi="Times New Roman"/>
          <w:b/>
          <w:bCs/>
          <w:sz w:val="26"/>
          <w:szCs w:val="26"/>
        </w:rPr>
        <w:t>words</w:t>
      </w:r>
    </w:p>
    <w:p w14:paraId="490243D1" w14:textId="77777777" w:rsidR="00B971FF" w:rsidRPr="00B6173C" w:rsidRDefault="00B971FF" w:rsidP="00B971FF">
      <w:pPr>
        <w:spacing w:before="0" w:after="0" w:line="240" w:lineRule="auto"/>
        <w:rPr>
          <w:rFonts w:ascii="Times New Roman" w:hAnsi="Times New Roman"/>
          <w:sz w:val="26"/>
          <w:szCs w:val="26"/>
        </w:rPr>
      </w:pPr>
      <w:r w:rsidRPr="00B6173C">
        <w:rPr>
          <w:rFonts w:ascii="Times New Roman" w:hAnsi="Times New Roman"/>
          <w:sz w:val="26"/>
          <w:szCs w:val="26"/>
        </w:rPr>
        <w:t>Naksk skksjsj sninxl</w:t>
      </w:r>
    </w:p>
    <w:p w14:paraId="785E636A" w14:textId="77777777" w:rsidR="00B971FF" w:rsidRPr="00B6173C" w:rsidRDefault="00B971FF" w:rsidP="00B971FF">
      <w:pPr>
        <w:spacing w:before="0" w:after="0" w:line="240" w:lineRule="auto"/>
        <w:rPr>
          <w:rFonts w:ascii="Times New Roman" w:hAnsi="Times New Roman"/>
          <w:sz w:val="26"/>
          <w:szCs w:val="26"/>
        </w:rPr>
      </w:pPr>
    </w:p>
    <w:p w14:paraId="625042EE" w14:textId="77777777" w:rsidR="009854A9" w:rsidRPr="00B6173C" w:rsidRDefault="009854A9" w:rsidP="00B971FF">
      <w:pPr>
        <w:spacing w:before="0" w:after="0" w:line="240" w:lineRule="auto"/>
        <w:rPr>
          <w:rFonts w:ascii="Times New Roman" w:hAnsi="Times New Roman"/>
          <w:sz w:val="26"/>
          <w:szCs w:val="26"/>
          <w:u w:val="single"/>
        </w:rPr>
      </w:pPr>
    </w:p>
    <w:p w14:paraId="600DF622" w14:textId="0901A7C4" w:rsidR="009854A9" w:rsidRPr="00B6173C" w:rsidRDefault="009854A9" w:rsidP="00B971FF">
      <w:pPr>
        <w:spacing w:before="0" w:after="0" w:line="240" w:lineRule="auto"/>
        <w:rPr>
          <w:rFonts w:ascii="Times New Roman" w:hAnsi="Times New Roman"/>
          <w:b/>
          <w:bCs/>
          <w:sz w:val="26"/>
          <w:szCs w:val="26"/>
        </w:rPr>
      </w:pPr>
      <w:bookmarkStart w:id="0" w:name="OLE_LINK1"/>
      <w:r w:rsidRPr="00B6173C">
        <w:rPr>
          <w:rFonts w:ascii="Times New Roman" w:hAnsi="Times New Roman"/>
          <w:b/>
          <w:bCs/>
          <w:sz w:val="26"/>
          <w:szCs w:val="26"/>
        </w:rPr>
        <w:t>1. Introduction</w:t>
      </w:r>
    </w:p>
    <w:p w14:paraId="40DBC9B9" w14:textId="6FDE2BAF" w:rsidR="00DD3A34" w:rsidRPr="00B6173C" w:rsidRDefault="00FE603E" w:rsidP="00B971FF">
      <w:pPr>
        <w:spacing w:before="0" w:after="0" w:line="240" w:lineRule="auto"/>
        <w:rPr>
          <w:rFonts w:ascii="Times New Roman" w:hAnsi="Times New Roman"/>
          <w:i/>
          <w:iCs/>
          <w:sz w:val="26"/>
          <w:szCs w:val="26"/>
        </w:rPr>
      </w:pPr>
      <w:r w:rsidRPr="00B6173C">
        <w:rPr>
          <w:rFonts w:ascii="Times New Roman" w:hAnsi="Times New Roman"/>
          <w:i/>
          <w:iCs/>
          <w:sz w:val="26"/>
          <w:szCs w:val="26"/>
        </w:rPr>
        <w:t>Hook</w:t>
      </w:r>
    </w:p>
    <w:p w14:paraId="30F30EEC" w14:textId="77777777" w:rsidR="003B20F0" w:rsidRDefault="003B20F0" w:rsidP="00F84ADD">
      <w:pPr>
        <w:spacing w:before="0" w:after="0" w:line="240" w:lineRule="auto"/>
        <w:jc w:val="left"/>
        <w:rPr>
          <w:rFonts w:ascii="Times New Roman" w:hAnsi="Times New Roman"/>
          <w:sz w:val="26"/>
          <w:szCs w:val="26"/>
        </w:rPr>
      </w:pPr>
      <w:r w:rsidRPr="003B20F0">
        <w:rPr>
          <w:rFonts w:ascii="Times New Roman" w:hAnsi="Times New Roman"/>
          <w:sz w:val="26"/>
          <w:szCs w:val="26"/>
        </w:rPr>
        <w:t xml:space="preserve">Over the past decade, supply chain resilience (SCRES) has transitioned from a conceptual aspiration to a modeling imperative. </w:t>
      </w:r>
    </w:p>
    <w:p w14:paraId="456DE264" w14:textId="77777777" w:rsidR="003B20F0" w:rsidRDefault="003B20F0" w:rsidP="00F84ADD">
      <w:pPr>
        <w:spacing w:before="0" w:after="0" w:line="240" w:lineRule="auto"/>
        <w:jc w:val="left"/>
        <w:rPr>
          <w:rFonts w:ascii="Times New Roman" w:hAnsi="Times New Roman"/>
          <w:sz w:val="26"/>
          <w:szCs w:val="26"/>
        </w:rPr>
      </w:pPr>
      <w:r w:rsidRPr="003B20F0">
        <w:rPr>
          <w:rFonts w:ascii="Times New Roman" w:hAnsi="Times New Roman"/>
          <w:sz w:val="26"/>
          <w:szCs w:val="26"/>
        </w:rPr>
        <w:t>While simulation techniques—particularly discrete-event simulation</w:t>
      </w:r>
      <w:r>
        <w:rPr>
          <w:rFonts w:ascii="Times New Roman" w:hAnsi="Times New Roman"/>
          <w:sz w:val="26"/>
          <w:szCs w:val="26"/>
        </w:rPr>
        <w:t xml:space="preserve"> or DES</w:t>
      </w:r>
      <w:r w:rsidRPr="003B20F0">
        <w:rPr>
          <w:rFonts w:ascii="Times New Roman" w:hAnsi="Times New Roman"/>
          <w:sz w:val="26"/>
          <w:szCs w:val="26"/>
        </w:rPr>
        <w:t xml:space="preserve">—have enabled researchers to examine disruption propagation and recovery dynamics, most SCRES models remain structurally reactive. </w:t>
      </w:r>
    </w:p>
    <w:p w14:paraId="0C678853" w14:textId="77777777" w:rsidR="00927443" w:rsidRDefault="003B20F0" w:rsidP="00F84ADD">
      <w:pPr>
        <w:spacing w:before="0" w:after="0" w:line="240" w:lineRule="auto"/>
        <w:jc w:val="left"/>
        <w:rPr>
          <w:rFonts w:ascii="Times New Roman" w:hAnsi="Times New Roman"/>
          <w:sz w:val="26"/>
          <w:szCs w:val="26"/>
        </w:rPr>
      </w:pPr>
      <w:r w:rsidRPr="003B20F0">
        <w:rPr>
          <w:rFonts w:ascii="Times New Roman" w:hAnsi="Times New Roman"/>
          <w:sz w:val="26"/>
          <w:szCs w:val="26"/>
        </w:rPr>
        <w:t>They simulate responses to disruptions, yet they do not </w:t>
      </w:r>
      <w:r w:rsidRPr="003B20F0">
        <w:rPr>
          <w:rFonts w:ascii="Times New Roman" w:hAnsi="Times New Roman"/>
          <w:i/>
          <w:iCs/>
          <w:sz w:val="26"/>
          <w:szCs w:val="26"/>
        </w:rPr>
        <w:t>learn</w:t>
      </w:r>
      <w:r w:rsidRPr="003B20F0">
        <w:rPr>
          <w:rFonts w:ascii="Times New Roman" w:hAnsi="Times New Roman"/>
          <w:sz w:val="26"/>
          <w:szCs w:val="26"/>
        </w:rPr>
        <w:t xml:space="preserve"> from them. </w:t>
      </w:r>
    </w:p>
    <w:p w14:paraId="736DA90F" w14:textId="051EDF42" w:rsidR="003B20F0" w:rsidRPr="003B20F0" w:rsidRDefault="003B20F0" w:rsidP="00F84ADD">
      <w:pPr>
        <w:spacing w:before="0" w:after="0" w:line="240" w:lineRule="auto"/>
        <w:jc w:val="left"/>
        <w:rPr>
          <w:rFonts w:ascii="Times New Roman" w:hAnsi="Times New Roman"/>
          <w:sz w:val="26"/>
          <w:szCs w:val="26"/>
        </w:rPr>
      </w:pPr>
      <w:r w:rsidRPr="003B20F0">
        <w:rPr>
          <w:rFonts w:ascii="Times New Roman" w:hAnsi="Times New Roman"/>
          <w:sz w:val="26"/>
          <w:szCs w:val="26"/>
        </w:rPr>
        <w:t>As a result, resilience is frequently operationalized as a static performance outcome rather than as a dynamic capability that evolves over repeated exposure to shocks.</w:t>
      </w:r>
    </w:p>
    <w:p w14:paraId="58A9C10F" w14:textId="1B731D70" w:rsidR="003B20F0" w:rsidRDefault="003B20F0" w:rsidP="00F84ADD">
      <w:pPr>
        <w:spacing w:before="0" w:after="0" w:line="240" w:lineRule="auto"/>
        <w:jc w:val="left"/>
        <w:rPr>
          <w:rFonts w:ascii="Times New Roman" w:hAnsi="Times New Roman"/>
          <w:sz w:val="26"/>
          <w:szCs w:val="26"/>
        </w:rPr>
      </w:pPr>
      <w:r w:rsidRPr="003B20F0">
        <w:rPr>
          <w:rFonts w:ascii="Times New Roman" w:hAnsi="Times New Roman"/>
          <w:sz w:val="26"/>
          <w:szCs w:val="26"/>
        </w:rPr>
        <w:t>Recent work by Garr</w:t>
      </w:r>
      <w:r>
        <w:rPr>
          <w:rFonts w:ascii="Times New Roman" w:hAnsi="Times New Roman"/>
          <w:sz w:val="26"/>
          <w:szCs w:val="26"/>
        </w:rPr>
        <w:t>ido et al. (</w:t>
      </w:r>
      <w:r w:rsidR="00062D67" w:rsidRPr="00062D67">
        <w:rPr>
          <w:rFonts w:ascii="Times New Roman" w:hAnsi="Times New Roman"/>
          <w:color w:val="0432FF"/>
          <w:sz w:val="26"/>
          <w:szCs w:val="26"/>
        </w:rPr>
        <w:t>2024</w:t>
      </w:r>
      <w:r>
        <w:rPr>
          <w:rFonts w:ascii="Times New Roman" w:hAnsi="Times New Roman"/>
          <w:sz w:val="26"/>
          <w:szCs w:val="26"/>
        </w:rPr>
        <w:t>)</w:t>
      </w:r>
      <w:r w:rsidRPr="003B20F0">
        <w:rPr>
          <w:rFonts w:ascii="Times New Roman" w:hAnsi="Times New Roman"/>
          <w:sz w:val="26"/>
          <w:szCs w:val="26"/>
        </w:rPr>
        <w:t> takes an important step forward by proposing the integration of artificial intelligence</w:t>
      </w:r>
      <w:r w:rsidR="00211F4E">
        <w:rPr>
          <w:rFonts w:ascii="Times New Roman" w:hAnsi="Times New Roman"/>
          <w:sz w:val="26"/>
          <w:szCs w:val="26"/>
        </w:rPr>
        <w:t xml:space="preserve"> (AI)</w:t>
      </w:r>
      <w:r w:rsidRPr="003B20F0">
        <w:rPr>
          <w:rFonts w:ascii="Times New Roman" w:hAnsi="Times New Roman"/>
          <w:sz w:val="26"/>
          <w:szCs w:val="26"/>
        </w:rPr>
        <w:t xml:space="preserve"> algorithms into simulation-based SCRES models. </w:t>
      </w:r>
    </w:p>
    <w:p w14:paraId="1C26B108" w14:textId="77777777" w:rsidR="003B20F0" w:rsidRDefault="003B20F0" w:rsidP="00F84ADD">
      <w:pPr>
        <w:spacing w:before="0" w:after="0" w:line="240" w:lineRule="auto"/>
        <w:jc w:val="left"/>
        <w:rPr>
          <w:rFonts w:ascii="Times New Roman" w:hAnsi="Times New Roman"/>
          <w:sz w:val="26"/>
          <w:szCs w:val="26"/>
        </w:rPr>
      </w:pPr>
      <w:r w:rsidRPr="003B20F0">
        <w:rPr>
          <w:rFonts w:ascii="Times New Roman" w:hAnsi="Times New Roman"/>
          <w:sz w:val="26"/>
          <w:szCs w:val="26"/>
        </w:rPr>
        <w:t xml:space="preserve">Their exploratory analysis highlights a fundamental methodological gap: traditional simulation frameworks lack endogenous learning mechanisms capable of capturing adaptation across successive disruption events. </w:t>
      </w:r>
    </w:p>
    <w:p w14:paraId="50FB8974" w14:textId="03603039" w:rsidR="003B20F0" w:rsidRPr="003B20F0" w:rsidRDefault="003B20F0" w:rsidP="00F84ADD">
      <w:pPr>
        <w:spacing w:before="0" w:after="0" w:line="240" w:lineRule="auto"/>
        <w:jc w:val="left"/>
        <w:rPr>
          <w:rFonts w:ascii="Times New Roman" w:hAnsi="Times New Roman"/>
          <w:sz w:val="26"/>
          <w:szCs w:val="26"/>
        </w:rPr>
      </w:pPr>
      <w:r w:rsidRPr="003B20F0">
        <w:rPr>
          <w:rFonts w:ascii="Times New Roman" w:hAnsi="Times New Roman"/>
          <w:sz w:val="26"/>
          <w:szCs w:val="26"/>
        </w:rPr>
        <w:t>By suggesting the incorporation of neural algorithms, the authors open a promising avenue for transforming resilience modeling from rule-based experimentation to adaptive system learning.</w:t>
      </w:r>
    </w:p>
    <w:p w14:paraId="3D50BA9F" w14:textId="77777777" w:rsidR="003B20F0" w:rsidRDefault="003B20F0" w:rsidP="00F84ADD">
      <w:pPr>
        <w:spacing w:before="0" w:after="0" w:line="240" w:lineRule="auto"/>
        <w:jc w:val="left"/>
        <w:rPr>
          <w:rFonts w:ascii="Times New Roman" w:hAnsi="Times New Roman"/>
          <w:sz w:val="26"/>
          <w:szCs w:val="26"/>
        </w:rPr>
      </w:pPr>
      <w:r w:rsidRPr="003B20F0">
        <w:rPr>
          <w:rFonts w:ascii="Times New Roman" w:hAnsi="Times New Roman"/>
          <w:sz w:val="26"/>
          <w:szCs w:val="26"/>
        </w:rPr>
        <w:t xml:space="preserve">Building upon this foundation, the present study argues that the true advancement of SCRES lies not merely in embedding AI within simulation, but in reconceptualizing resilience itself as a learning-dependent system property. </w:t>
      </w:r>
    </w:p>
    <w:p w14:paraId="6D3D6417" w14:textId="318525BF" w:rsidR="003B20F0" w:rsidRDefault="003B20F0" w:rsidP="00F84ADD">
      <w:pPr>
        <w:spacing w:before="0" w:after="0" w:line="240" w:lineRule="auto"/>
        <w:jc w:val="left"/>
        <w:rPr>
          <w:rFonts w:ascii="Times New Roman" w:hAnsi="Times New Roman"/>
          <w:sz w:val="26"/>
          <w:szCs w:val="26"/>
        </w:rPr>
      </w:pPr>
      <w:r w:rsidRPr="003B20F0">
        <w:rPr>
          <w:rFonts w:ascii="Times New Roman" w:hAnsi="Times New Roman"/>
          <w:sz w:val="26"/>
          <w:szCs w:val="26"/>
        </w:rPr>
        <w:t>If supply chains</w:t>
      </w:r>
      <w:r w:rsidR="00C04DBC">
        <w:rPr>
          <w:rFonts w:ascii="Times New Roman" w:hAnsi="Times New Roman"/>
          <w:sz w:val="26"/>
          <w:szCs w:val="26"/>
        </w:rPr>
        <w:t xml:space="preserve"> (SC)</w:t>
      </w:r>
      <w:r w:rsidRPr="003B20F0">
        <w:rPr>
          <w:rFonts w:ascii="Times New Roman" w:hAnsi="Times New Roman"/>
          <w:sz w:val="26"/>
          <w:szCs w:val="26"/>
        </w:rPr>
        <w:t xml:space="preserve"> accumulate experience across disruptions, then resilience performance should improve endogenously over time. </w:t>
      </w:r>
    </w:p>
    <w:p w14:paraId="5CD4FB49" w14:textId="5D144239" w:rsidR="003B20F0" w:rsidRPr="003B20F0" w:rsidRDefault="003B20F0" w:rsidP="00F84ADD">
      <w:pPr>
        <w:spacing w:before="0" w:after="0" w:line="240" w:lineRule="auto"/>
        <w:jc w:val="left"/>
        <w:rPr>
          <w:rFonts w:ascii="Times New Roman" w:hAnsi="Times New Roman"/>
          <w:sz w:val="26"/>
          <w:szCs w:val="26"/>
        </w:rPr>
      </w:pPr>
      <w:r w:rsidRPr="003B20F0">
        <w:rPr>
          <w:rFonts w:ascii="Times New Roman" w:hAnsi="Times New Roman"/>
          <w:sz w:val="26"/>
          <w:szCs w:val="26"/>
        </w:rPr>
        <w:t>The critical question is therefore no longer how systems recover from a single shock, but how they learn to recover more effectively from the next one.</w:t>
      </w:r>
    </w:p>
    <w:p w14:paraId="63995DB6" w14:textId="77777777" w:rsidR="003B20F0" w:rsidRPr="00B6173C" w:rsidRDefault="003B20F0" w:rsidP="00B971FF">
      <w:pPr>
        <w:spacing w:before="0" w:after="0" w:line="240" w:lineRule="auto"/>
        <w:rPr>
          <w:rFonts w:ascii="Times New Roman" w:hAnsi="Times New Roman"/>
          <w:i/>
          <w:iCs/>
          <w:sz w:val="26"/>
          <w:szCs w:val="26"/>
        </w:rPr>
      </w:pPr>
    </w:p>
    <w:p w14:paraId="5726BC8E" w14:textId="5DB89596" w:rsidR="00C94339" w:rsidRPr="00B6173C" w:rsidRDefault="009854A9" w:rsidP="00B971FF">
      <w:pPr>
        <w:spacing w:before="0" w:after="0" w:line="240" w:lineRule="auto"/>
        <w:rPr>
          <w:rFonts w:ascii="Times New Roman" w:hAnsi="Times New Roman"/>
          <w:i/>
          <w:iCs/>
          <w:sz w:val="26"/>
          <w:szCs w:val="26"/>
        </w:rPr>
      </w:pPr>
      <w:r w:rsidRPr="00B6173C">
        <w:rPr>
          <w:rFonts w:ascii="Times New Roman" w:hAnsi="Times New Roman"/>
          <w:i/>
          <w:iCs/>
          <w:sz w:val="26"/>
          <w:szCs w:val="26"/>
        </w:rPr>
        <w:t>Research question</w:t>
      </w:r>
      <w:r w:rsidR="00080CEE" w:rsidRPr="00B6173C">
        <w:rPr>
          <w:rFonts w:ascii="Times New Roman" w:hAnsi="Times New Roman"/>
          <w:sz w:val="26"/>
          <w:szCs w:val="26"/>
        </w:rPr>
        <w:t>:</w:t>
      </w:r>
    </w:p>
    <w:p w14:paraId="254A5791" w14:textId="05F9DEAB" w:rsidR="004525C9" w:rsidRPr="00B6173C" w:rsidRDefault="00C92C1D" w:rsidP="00B971FF">
      <w:pPr>
        <w:spacing w:before="0" w:after="0" w:line="240" w:lineRule="auto"/>
        <w:rPr>
          <w:rFonts w:ascii="Times New Roman" w:hAnsi="Times New Roman"/>
          <w:sz w:val="26"/>
          <w:szCs w:val="26"/>
        </w:rPr>
      </w:pPr>
      <w:r w:rsidRPr="00B6173C">
        <w:rPr>
          <w:rFonts w:ascii="Times New Roman" w:hAnsi="Times New Roman"/>
          <w:sz w:val="26"/>
          <w:szCs w:val="26"/>
          <w:highlight w:val="yellow"/>
        </w:rPr>
        <w:lastRenderedPageBreak/>
        <w:t>How can the integration of neural network–based learning mechanisms into simulation models enhance the dynamic operationalization and predictive accuracy of Supply Chain Resilience (SCRES) under recurring and heterogeneous disruption scenarios?</w:t>
      </w:r>
    </w:p>
    <w:p w14:paraId="2CA48C02" w14:textId="77777777" w:rsidR="00C92C1D" w:rsidRPr="00B6173C" w:rsidRDefault="00C92C1D" w:rsidP="00B971FF">
      <w:pPr>
        <w:spacing w:before="0" w:after="0" w:line="240" w:lineRule="auto"/>
        <w:rPr>
          <w:rFonts w:ascii="Times New Roman" w:hAnsi="Times New Roman"/>
          <w:b/>
          <w:bCs/>
          <w:sz w:val="26"/>
          <w:szCs w:val="26"/>
        </w:rPr>
      </w:pPr>
    </w:p>
    <w:p w14:paraId="2C6F094D" w14:textId="5B064750" w:rsidR="00C92C1D" w:rsidRPr="00B6173C" w:rsidRDefault="00C92C1D" w:rsidP="00C92C1D">
      <w:pPr>
        <w:spacing w:before="0" w:after="0" w:line="240" w:lineRule="auto"/>
        <w:rPr>
          <w:rFonts w:ascii="Times New Roman" w:hAnsi="Times New Roman"/>
          <w:i/>
          <w:iCs/>
          <w:sz w:val="26"/>
          <w:szCs w:val="26"/>
        </w:rPr>
      </w:pPr>
      <w:r w:rsidRPr="00B6173C">
        <w:rPr>
          <w:rFonts w:ascii="Times New Roman" w:hAnsi="Times New Roman"/>
          <w:i/>
          <w:iCs/>
          <w:sz w:val="26"/>
          <w:szCs w:val="26"/>
        </w:rPr>
        <w:t>Research objective</w:t>
      </w:r>
      <w:r w:rsidRPr="00B6173C">
        <w:rPr>
          <w:rFonts w:ascii="Times New Roman" w:hAnsi="Times New Roman"/>
          <w:sz w:val="26"/>
          <w:szCs w:val="26"/>
        </w:rPr>
        <w:t>:</w:t>
      </w:r>
    </w:p>
    <w:p w14:paraId="3AC4A6CA" w14:textId="3EC469ED" w:rsidR="00C92C1D" w:rsidRPr="00B6173C" w:rsidRDefault="00C92C1D" w:rsidP="00C92C1D">
      <w:pPr>
        <w:spacing w:before="0" w:after="0" w:line="240" w:lineRule="auto"/>
        <w:rPr>
          <w:rFonts w:ascii="Times New Roman" w:hAnsi="Times New Roman"/>
          <w:sz w:val="26"/>
          <w:szCs w:val="26"/>
        </w:rPr>
      </w:pPr>
      <w:r w:rsidRPr="00B6173C">
        <w:rPr>
          <w:rFonts w:ascii="Times New Roman" w:hAnsi="Times New Roman"/>
          <w:sz w:val="26"/>
          <w:szCs w:val="26"/>
          <w:highlight w:val="yellow"/>
        </w:rPr>
        <w:t>To develop and empirically test a hybrid simulation–neural modeling framework that endogenizes learning mechanisms within SCRES models under repeated disruption scenarios.</w:t>
      </w:r>
    </w:p>
    <w:p w14:paraId="2215767B" w14:textId="77777777" w:rsidR="00C92C1D" w:rsidRPr="00B6173C" w:rsidRDefault="00C92C1D" w:rsidP="00B971FF">
      <w:pPr>
        <w:spacing w:before="0" w:after="0" w:line="240" w:lineRule="auto"/>
        <w:rPr>
          <w:rFonts w:ascii="Times New Roman" w:hAnsi="Times New Roman"/>
          <w:b/>
          <w:bCs/>
          <w:sz w:val="26"/>
          <w:szCs w:val="26"/>
        </w:rPr>
      </w:pPr>
    </w:p>
    <w:p w14:paraId="2148EE43" w14:textId="7041F017" w:rsidR="009854A9" w:rsidRPr="00B6173C" w:rsidRDefault="009854A9" w:rsidP="00B971FF">
      <w:pPr>
        <w:spacing w:before="0" w:after="0" w:line="240" w:lineRule="auto"/>
        <w:rPr>
          <w:rFonts w:ascii="Times New Roman" w:hAnsi="Times New Roman"/>
          <w:b/>
          <w:bCs/>
          <w:sz w:val="26"/>
          <w:szCs w:val="26"/>
        </w:rPr>
      </w:pPr>
      <w:r w:rsidRPr="00B6173C">
        <w:rPr>
          <w:rFonts w:ascii="Times New Roman" w:hAnsi="Times New Roman"/>
          <w:b/>
          <w:bCs/>
          <w:sz w:val="26"/>
          <w:szCs w:val="26"/>
        </w:rPr>
        <w:t>2. Background</w:t>
      </w:r>
      <w:r w:rsidR="00DF6C65" w:rsidRPr="00B6173C">
        <w:rPr>
          <w:rFonts w:ascii="Times New Roman" w:hAnsi="Times New Roman"/>
          <w:b/>
          <w:bCs/>
          <w:sz w:val="26"/>
          <w:szCs w:val="26"/>
        </w:rPr>
        <w:t xml:space="preserve"> and related work</w:t>
      </w:r>
      <w:r w:rsidR="006060A7" w:rsidRPr="00B6173C">
        <w:rPr>
          <w:rFonts w:ascii="Times New Roman" w:hAnsi="Times New Roman"/>
          <w:b/>
          <w:bCs/>
          <w:sz w:val="26"/>
          <w:szCs w:val="26"/>
        </w:rPr>
        <w:t>s</w:t>
      </w:r>
    </w:p>
    <w:p w14:paraId="1FC58E53" w14:textId="6E6AEE02" w:rsidR="00FD5360" w:rsidRPr="00B6173C" w:rsidRDefault="00DF6C65" w:rsidP="00587522">
      <w:pPr>
        <w:spacing w:before="0" w:after="0" w:line="240" w:lineRule="auto"/>
        <w:jc w:val="left"/>
        <w:rPr>
          <w:rFonts w:ascii="Times New Roman" w:hAnsi="Times New Roman"/>
          <w:sz w:val="26"/>
          <w:szCs w:val="26"/>
        </w:rPr>
      </w:pPr>
      <w:r w:rsidRPr="00B6173C">
        <w:rPr>
          <w:rFonts w:ascii="Times New Roman" w:hAnsi="Times New Roman"/>
          <w:sz w:val="26"/>
          <w:szCs w:val="26"/>
        </w:rPr>
        <w:t>XXX</w:t>
      </w:r>
      <w:r w:rsidR="00587522" w:rsidRPr="00B6173C">
        <w:rPr>
          <w:rFonts w:ascii="Times New Roman" w:hAnsi="Times New Roman"/>
          <w:sz w:val="26"/>
          <w:szCs w:val="26"/>
        </w:rPr>
        <w:t xml:space="preserve"> et al. (</w:t>
      </w:r>
      <w:r w:rsidR="00587522" w:rsidRPr="00B6173C">
        <w:rPr>
          <w:rFonts w:ascii="Times New Roman" w:hAnsi="Times New Roman"/>
          <w:color w:val="0432FF"/>
          <w:sz w:val="26"/>
          <w:szCs w:val="26"/>
        </w:rPr>
        <w:t>2025</w:t>
      </w:r>
      <w:r w:rsidR="00587522" w:rsidRPr="00B6173C">
        <w:rPr>
          <w:rFonts w:ascii="Times New Roman" w:hAnsi="Times New Roman"/>
          <w:sz w:val="26"/>
          <w:szCs w:val="26"/>
        </w:rPr>
        <w:t xml:space="preserve">) developed a theoretical analysis to evaluate the incorporation of additive manufacturing on supply chain resilience. </w:t>
      </w:r>
    </w:p>
    <w:p w14:paraId="4386ABFF" w14:textId="77777777" w:rsidR="00FE603E" w:rsidRPr="00B6173C" w:rsidRDefault="00FE603E" w:rsidP="00FE603E">
      <w:pPr>
        <w:spacing w:before="0" w:after="0" w:line="240" w:lineRule="auto"/>
        <w:jc w:val="left"/>
        <w:rPr>
          <w:rFonts w:ascii="Times New Roman" w:hAnsi="Times New Roman"/>
          <w:sz w:val="26"/>
          <w:szCs w:val="26"/>
        </w:rPr>
      </w:pPr>
    </w:p>
    <w:p w14:paraId="3D10CE07" w14:textId="006C5C7C" w:rsidR="00B215F6" w:rsidRPr="00B6173C" w:rsidRDefault="00B215F6" w:rsidP="00FE603E">
      <w:pPr>
        <w:spacing w:before="0" w:after="0" w:line="240" w:lineRule="auto"/>
        <w:jc w:val="left"/>
        <w:rPr>
          <w:rFonts w:ascii="Times New Roman" w:hAnsi="Times New Roman"/>
          <w:i/>
          <w:iCs/>
          <w:sz w:val="26"/>
          <w:szCs w:val="26"/>
        </w:rPr>
      </w:pPr>
      <w:r w:rsidRPr="00B6173C">
        <w:rPr>
          <w:rFonts w:ascii="Times New Roman" w:hAnsi="Times New Roman"/>
          <w:i/>
          <w:iCs/>
          <w:sz w:val="26"/>
          <w:szCs w:val="26"/>
        </w:rPr>
        <w:t>Research gaps</w:t>
      </w:r>
    </w:p>
    <w:p w14:paraId="708F7630" w14:textId="5F899B1F" w:rsidR="00FE603E" w:rsidRPr="00B6173C" w:rsidRDefault="00FE603E" w:rsidP="00FE603E">
      <w:pPr>
        <w:spacing w:before="0" w:after="0" w:line="240" w:lineRule="auto"/>
        <w:jc w:val="left"/>
        <w:rPr>
          <w:rFonts w:ascii="Times New Roman" w:hAnsi="Times New Roman"/>
          <w:sz w:val="26"/>
          <w:szCs w:val="26"/>
        </w:rPr>
      </w:pPr>
      <w:r w:rsidRPr="00B6173C">
        <w:rPr>
          <w:rFonts w:ascii="Times New Roman" w:hAnsi="Times New Roman"/>
          <w:sz w:val="26"/>
          <w:szCs w:val="26"/>
        </w:rPr>
        <w:t>This research makes five primary contributions to the theoretical development of SCRES.</w:t>
      </w:r>
    </w:p>
    <w:p w14:paraId="21106945" w14:textId="59C34CB8" w:rsidR="00FE603E" w:rsidRPr="00B6173C" w:rsidRDefault="00FE603E" w:rsidP="00FE603E">
      <w:pPr>
        <w:spacing w:before="0" w:after="0" w:line="240" w:lineRule="auto"/>
        <w:jc w:val="left"/>
        <w:rPr>
          <w:rFonts w:ascii="Times New Roman" w:hAnsi="Times New Roman"/>
          <w:sz w:val="26"/>
          <w:szCs w:val="26"/>
        </w:rPr>
      </w:pPr>
      <w:r w:rsidRPr="00B6173C">
        <w:rPr>
          <w:rFonts w:ascii="Times New Roman" w:hAnsi="Times New Roman"/>
          <w:sz w:val="26"/>
          <w:szCs w:val="26"/>
        </w:rPr>
        <w:t>First, design a discrete-event simulation (DES) model representing supply chain disruption and recovery dynamics.</w:t>
      </w:r>
    </w:p>
    <w:p w14:paraId="0DA343A1" w14:textId="4CFE5940" w:rsidR="00FE603E" w:rsidRPr="00B6173C" w:rsidRDefault="00FE603E" w:rsidP="00FE603E">
      <w:pPr>
        <w:spacing w:before="0" w:after="0" w:line="240" w:lineRule="auto"/>
        <w:jc w:val="left"/>
        <w:rPr>
          <w:rFonts w:ascii="Times New Roman" w:hAnsi="Times New Roman"/>
          <w:sz w:val="26"/>
          <w:szCs w:val="26"/>
        </w:rPr>
      </w:pPr>
      <w:r w:rsidRPr="00B6173C">
        <w:rPr>
          <w:rFonts w:ascii="Times New Roman" w:hAnsi="Times New Roman"/>
          <w:sz w:val="26"/>
          <w:szCs w:val="26"/>
        </w:rPr>
        <w:t>Second, embed neural learning algorithms (e.g., ANN, RNN, or Reinforcement Learning</w:t>
      </w:r>
      <w:r w:rsidR="00B215F6" w:rsidRPr="00B6173C">
        <w:rPr>
          <w:rFonts w:ascii="Times New Roman" w:hAnsi="Times New Roman"/>
          <w:sz w:val="26"/>
          <w:szCs w:val="26"/>
        </w:rPr>
        <w:t xml:space="preserve">, </w:t>
      </w:r>
      <w:r w:rsidR="00656427" w:rsidRPr="00B6173C">
        <w:rPr>
          <w:rFonts w:ascii="Times New Roman" w:hAnsi="Times New Roman"/>
          <w:sz w:val="26"/>
          <w:szCs w:val="26"/>
        </w:rPr>
        <w:t xml:space="preserve">guys, </w:t>
      </w:r>
      <w:r w:rsidR="00B215F6" w:rsidRPr="00B6173C">
        <w:rPr>
          <w:rFonts w:ascii="Times New Roman" w:hAnsi="Times New Roman"/>
          <w:sz w:val="26"/>
          <w:szCs w:val="26"/>
        </w:rPr>
        <w:t>we have to figure it out!</w:t>
      </w:r>
      <w:r w:rsidRPr="00B6173C">
        <w:rPr>
          <w:rFonts w:ascii="Times New Roman" w:hAnsi="Times New Roman"/>
          <w:sz w:val="26"/>
          <w:szCs w:val="26"/>
        </w:rPr>
        <w:t>) to enable adaptive decision-making across disruption cycles.</w:t>
      </w:r>
    </w:p>
    <w:p w14:paraId="4B662D83" w14:textId="4279F7F4" w:rsidR="00FE603E" w:rsidRPr="00B6173C" w:rsidRDefault="00FE603E" w:rsidP="00FE603E">
      <w:pPr>
        <w:spacing w:before="0" w:after="0" w:line="240" w:lineRule="auto"/>
        <w:jc w:val="left"/>
        <w:rPr>
          <w:rFonts w:ascii="Times New Roman" w:hAnsi="Times New Roman"/>
          <w:sz w:val="26"/>
          <w:szCs w:val="26"/>
        </w:rPr>
      </w:pPr>
      <w:r w:rsidRPr="00B6173C">
        <w:rPr>
          <w:rFonts w:ascii="Times New Roman" w:hAnsi="Times New Roman"/>
          <w:sz w:val="26"/>
          <w:szCs w:val="26"/>
        </w:rPr>
        <w:t>Third, compare resilience performance between:</w:t>
      </w:r>
    </w:p>
    <w:p w14:paraId="29ECD302" w14:textId="77777777" w:rsidR="00FE603E" w:rsidRPr="00B6173C" w:rsidRDefault="00FE603E" w:rsidP="00FE603E">
      <w:pPr>
        <w:numPr>
          <w:ilvl w:val="0"/>
          <w:numId w:val="1"/>
        </w:numPr>
        <w:tabs>
          <w:tab w:val="clear" w:pos="360"/>
          <w:tab w:val="num" w:pos="720"/>
        </w:tabs>
        <w:spacing w:before="0" w:after="0" w:line="240" w:lineRule="auto"/>
        <w:jc w:val="left"/>
        <w:rPr>
          <w:rFonts w:ascii="Times New Roman" w:hAnsi="Times New Roman"/>
          <w:sz w:val="26"/>
          <w:szCs w:val="26"/>
        </w:rPr>
      </w:pPr>
      <w:r w:rsidRPr="00B6173C">
        <w:rPr>
          <w:rFonts w:ascii="Times New Roman" w:hAnsi="Times New Roman"/>
          <w:sz w:val="26"/>
          <w:szCs w:val="26"/>
        </w:rPr>
        <w:t>Static (non-learning) simulation models</w:t>
      </w:r>
    </w:p>
    <w:p w14:paraId="7D67B416" w14:textId="77777777" w:rsidR="00FE603E" w:rsidRPr="00B6173C" w:rsidRDefault="00FE603E" w:rsidP="00FE603E">
      <w:pPr>
        <w:numPr>
          <w:ilvl w:val="0"/>
          <w:numId w:val="1"/>
        </w:numPr>
        <w:tabs>
          <w:tab w:val="clear" w:pos="360"/>
          <w:tab w:val="num" w:pos="720"/>
        </w:tabs>
        <w:spacing w:before="0" w:after="0" w:line="240" w:lineRule="auto"/>
        <w:jc w:val="left"/>
        <w:rPr>
          <w:rFonts w:ascii="Times New Roman" w:hAnsi="Times New Roman"/>
          <w:sz w:val="26"/>
          <w:szCs w:val="26"/>
        </w:rPr>
      </w:pPr>
      <w:r w:rsidRPr="00B6173C">
        <w:rPr>
          <w:rFonts w:ascii="Times New Roman" w:hAnsi="Times New Roman"/>
          <w:sz w:val="26"/>
          <w:szCs w:val="26"/>
        </w:rPr>
        <w:t>Learning-enabled hybrid models</w:t>
      </w:r>
    </w:p>
    <w:p w14:paraId="0E74B152" w14:textId="673C1BBB" w:rsidR="00FE603E" w:rsidRPr="00B6173C" w:rsidRDefault="00FE603E" w:rsidP="00FE603E">
      <w:pPr>
        <w:spacing w:before="0" w:after="0" w:line="240" w:lineRule="auto"/>
        <w:jc w:val="left"/>
        <w:rPr>
          <w:rFonts w:ascii="Times New Roman" w:hAnsi="Times New Roman"/>
          <w:sz w:val="26"/>
          <w:szCs w:val="26"/>
        </w:rPr>
      </w:pPr>
      <w:r w:rsidRPr="00B6173C">
        <w:rPr>
          <w:rFonts w:ascii="Times New Roman" w:hAnsi="Times New Roman"/>
          <w:sz w:val="26"/>
          <w:szCs w:val="26"/>
        </w:rPr>
        <w:t>Fourth, evaluate improvements in key resilience metrics:</w:t>
      </w:r>
    </w:p>
    <w:p w14:paraId="2DC35DE6" w14:textId="77777777" w:rsidR="00FE603E" w:rsidRPr="00B6173C" w:rsidRDefault="00FE603E" w:rsidP="00FE603E">
      <w:pPr>
        <w:numPr>
          <w:ilvl w:val="0"/>
          <w:numId w:val="2"/>
        </w:numPr>
        <w:tabs>
          <w:tab w:val="clear" w:pos="360"/>
          <w:tab w:val="num" w:pos="720"/>
        </w:tabs>
        <w:spacing w:before="0" w:after="0" w:line="240" w:lineRule="auto"/>
        <w:jc w:val="left"/>
        <w:rPr>
          <w:rFonts w:ascii="Times New Roman" w:hAnsi="Times New Roman"/>
          <w:sz w:val="26"/>
          <w:szCs w:val="26"/>
        </w:rPr>
      </w:pPr>
      <w:r w:rsidRPr="00B6173C">
        <w:rPr>
          <w:rFonts w:ascii="Times New Roman" w:hAnsi="Times New Roman"/>
          <w:sz w:val="26"/>
          <w:szCs w:val="26"/>
        </w:rPr>
        <w:t>Time to recovery</w:t>
      </w:r>
    </w:p>
    <w:p w14:paraId="3AF6027E" w14:textId="77777777" w:rsidR="00FE603E" w:rsidRPr="00B6173C" w:rsidRDefault="00FE603E" w:rsidP="00FE603E">
      <w:pPr>
        <w:numPr>
          <w:ilvl w:val="0"/>
          <w:numId w:val="2"/>
        </w:numPr>
        <w:tabs>
          <w:tab w:val="clear" w:pos="360"/>
          <w:tab w:val="num" w:pos="720"/>
        </w:tabs>
        <w:spacing w:before="0" w:after="0" w:line="240" w:lineRule="auto"/>
        <w:jc w:val="left"/>
        <w:rPr>
          <w:rFonts w:ascii="Times New Roman" w:hAnsi="Times New Roman"/>
          <w:sz w:val="26"/>
          <w:szCs w:val="26"/>
        </w:rPr>
      </w:pPr>
      <w:r w:rsidRPr="00B6173C">
        <w:rPr>
          <w:rFonts w:ascii="Times New Roman" w:hAnsi="Times New Roman"/>
          <w:sz w:val="26"/>
          <w:szCs w:val="26"/>
        </w:rPr>
        <w:t>Service level stability</w:t>
      </w:r>
    </w:p>
    <w:p w14:paraId="0ACA6F9F" w14:textId="77777777" w:rsidR="00FE603E" w:rsidRPr="00B6173C" w:rsidRDefault="00FE603E" w:rsidP="00FE603E">
      <w:pPr>
        <w:numPr>
          <w:ilvl w:val="0"/>
          <w:numId w:val="2"/>
        </w:numPr>
        <w:tabs>
          <w:tab w:val="clear" w:pos="360"/>
          <w:tab w:val="num" w:pos="720"/>
        </w:tabs>
        <w:spacing w:before="0" w:after="0" w:line="240" w:lineRule="auto"/>
        <w:jc w:val="left"/>
        <w:rPr>
          <w:rFonts w:ascii="Times New Roman" w:hAnsi="Times New Roman"/>
          <w:sz w:val="26"/>
          <w:szCs w:val="26"/>
        </w:rPr>
      </w:pPr>
      <w:r w:rsidRPr="00B6173C">
        <w:rPr>
          <w:rFonts w:ascii="Times New Roman" w:hAnsi="Times New Roman"/>
          <w:sz w:val="26"/>
          <w:szCs w:val="26"/>
        </w:rPr>
        <w:t>Cost volatility</w:t>
      </w:r>
    </w:p>
    <w:p w14:paraId="1328E40E" w14:textId="77777777" w:rsidR="00FE603E" w:rsidRPr="00B6173C" w:rsidRDefault="00FE603E" w:rsidP="00FE603E">
      <w:pPr>
        <w:numPr>
          <w:ilvl w:val="0"/>
          <w:numId w:val="2"/>
        </w:numPr>
        <w:tabs>
          <w:tab w:val="clear" w:pos="360"/>
          <w:tab w:val="num" w:pos="720"/>
        </w:tabs>
        <w:spacing w:before="0" w:after="0" w:line="240" w:lineRule="auto"/>
        <w:jc w:val="left"/>
        <w:rPr>
          <w:rFonts w:ascii="Times New Roman" w:hAnsi="Times New Roman"/>
          <w:sz w:val="26"/>
          <w:szCs w:val="26"/>
        </w:rPr>
      </w:pPr>
      <w:r w:rsidRPr="00B6173C">
        <w:rPr>
          <w:rFonts w:ascii="Times New Roman" w:hAnsi="Times New Roman"/>
          <w:sz w:val="26"/>
          <w:szCs w:val="26"/>
        </w:rPr>
        <w:t>Adaptation speed</w:t>
      </w:r>
    </w:p>
    <w:p w14:paraId="78B04C0D" w14:textId="4531CB97" w:rsidR="00FE603E" w:rsidRPr="00B6173C" w:rsidRDefault="00FE603E" w:rsidP="00587522">
      <w:pPr>
        <w:spacing w:before="0" w:after="0" w:line="240" w:lineRule="auto"/>
        <w:jc w:val="left"/>
        <w:rPr>
          <w:rFonts w:ascii="Times New Roman" w:hAnsi="Times New Roman"/>
          <w:sz w:val="26"/>
          <w:szCs w:val="26"/>
        </w:rPr>
      </w:pPr>
      <w:r w:rsidRPr="00B6173C">
        <w:rPr>
          <w:rFonts w:ascii="Times New Roman" w:hAnsi="Times New Roman"/>
          <w:sz w:val="26"/>
          <w:szCs w:val="26"/>
        </w:rPr>
        <w:t>Lastly, theorize SCRES as a path-dependent learning capability rather than a static recovery attribute.</w:t>
      </w:r>
    </w:p>
    <w:p w14:paraId="36325A6E" w14:textId="65E72204" w:rsidR="00656427" w:rsidRPr="00B6173C" w:rsidRDefault="00656427" w:rsidP="00587522">
      <w:pPr>
        <w:spacing w:before="0" w:after="0" w:line="240" w:lineRule="auto"/>
        <w:jc w:val="left"/>
        <w:rPr>
          <w:rFonts w:ascii="Times New Roman" w:hAnsi="Times New Roman"/>
          <w:sz w:val="26"/>
          <w:szCs w:val="26"/>
        </w:rPr>
      </w:pPr>
      <w:r w:rsidRPr="00B6173C">
        <w:rPr>
          <w:rFonts w:ascii="Times New Roman" w:hAnsi="Times New Roman"/>
          <w:sz w:val="26"/>
          <w:szCs w:val="26"/>
        </w:rPr>
        <w:t xml:space="preserve">Thus,  the main </w:t>
      </w:r>
      <w:r w:rsidR="00B215F6" w:rsidRPr="00B6173C">
        <w:rPr>
          <w:rFonts w:ascii="Times New Roman" w:hAnsi="Times New Roman"/>
          <w:sz w:val="26"/>
          <w:szCs w:val="26"/>
        </w:rPr>
        <w:t>contribution</w:t>
      </w:r>
      <w:r w:rsidRPr="00B6173C">
        <w:rPr>
          <w:rFonts w:ascii="Times New Roman" w:hAnsi="Times New Roman"/>
          <w:sz w:val="26"/>
          <w:szCs w:val="26"/>
        </w:rPr>
        <w:t xml:space="preserve"> of this research work is</w:t>
      </w:r>
      <w:r w:rsidR="00B215F6" w:rsidRPr="00B6173C">
        <w:rPr>
          <w:rFonts w:ascii="Times New Roman" w:hAnsi="Times New Roman"/>
          <w:sz w:val="26"/>
          <w:szCs w:val="26"/>
        </w:rPr>
        <w:t>:</w:t>
      </w:r>
    </w:p>
    <w:p w14:paraId="20479A54" w14:textId="77777777" w:rsidR="000E55AC" w:rsidRDefault="000E55AC" w:rsidP="00B215F6">
      <w:pPr>
        <w:spacing w:before="0" w:after="0" w:line="240" w:lineRule="auto"/>
        <w:jc w:val="left"/>
        <w:rPr>
          <w:rFonts w:ascii="Times New Roman" w:hAnsi="Times New Roman"/>
          <w:i/>
          <w:iCs/>
          <w:sz w:val="26"/>
          <w:szCs w:val="26"/>
        </w:rPr>
      </w:pPr>
    </w:p>
    <w:p w14:paraId="3C784AA0" w14:textId="6E71D6BA" w:rsidR="00B215F6" w:rsidRPr="00B6173C" w:rsidRDefault="00B215F6" w:rsidP="00B215F6">
      <w:pPr>
        <w:spacing w:before="0" w:after="0" w:line="240" w:lineRule="auto"/>
        <w:jc w:val="left"/>
        <w:rPr>
          <w:rFonts w:ascii="Times New Roman" w:hAnsi="Times New Roman"/>
          <w:i/>
          <w:iCs/>
          <w:sz w:val="26"/>
          <w:szCs w:val="26"/>
        </w:rPr>
      </w:pPr>
      <w:r w:rsidRPr="00B6173C">
        <w:rPr>
          <w:rFonts w:ascii="Times New Roman" w:hAnsi="Times New Roman"/>
          <w:i/>
          <w:iCs/>
          <w:sz w:val="26"/>
          <w:szCs w:val="26"/>
        </w:rPr>
        <w:t>Formal Dynamic Representation</w:t>
      </w:r>
    </w:p>
    <w:p w14:paraId="6DD3BF2D" w14:textId="77777777" w:rsidR="00B215F6" w:rsidRPr="00B6173C" w:rsidRDefault="00B215F6" w:rsidP="00B215F6">
      <w:pPr>
        <w:spacing w:before="0" w:after="0" w:line="240" w:lineRule="auto"/>
        <w:jc w:val="left"/>
        <w:rPr>
          <w:rFonts w:ascii="Times New Roman" w:hAnsi="Times New Roman"/>
          <w:sz w:val="26"/>
          <w:szCs w:val="26"/>
        </w:rPr>
      </w:pPr>
      <w:r w:rsidRPr="00B6173C">
        <w:rPr>
          <w:rFonts w:ascii="Times New Roman" w:hAnsi="Times New Roman"/>
          <w:sz w:val="26"/>
          <w:szCs w:val="26"/>
        </w:rPr>
        <w:t>Resilience performance over time can be represented as:</w:t>
      </w:r>
    </w:p>
    <w:p w14:paraId="6F5A267E" w14:textId="5AE1470C" w:rsidR="00B215F6" w:rsidRPr="00B6173C" w:rsidRDefault="00CA7C5D" w:rsidP="00B215F6">
      <w:pPr>
        <w:spacing w:before="0" w:after="0" w:line="240" w:lineRule="auto"/>
        <w:jc w:val="left"/>
        <w:rPr>
          <w:rFonts w:ascii="Times New Roman" w:hAnsi="Times New Roman"/>
          <w:sz w:val="26"/>
          <w:szCs w:val="26"/>
        </w:rPr>
      </w:pPr>
      <m:oMathPara>
        <m:oMath>
          <m:sSub>
            <m:sSubPr>
              <m:ctrlPr>
                <w:rPr>
                  <w:rFonts w:ascii="Cambria Math" w:hAnsi="Cambria Math"/>
                  <w:sz w:val="26"/>
                  <w:szCs w:val="26"/>
                </w:rPr>
              </m:ctrlPr>
            </m:sSubPr>
            <m:e>
              <m:r>
                <w:rPr>
                  <w:rFonts w:ascii="Cambria Math" w:hAnsi="Cambria Math"/>
                  <w:sz w:val="26"/>
                  <w:szCs w:val="26"/>
                </w:rPr>
                <m:t>R</m:t>
              </m:r>
            </m:e>
            <m:sub>
              <m:r>
                <w:rPr>
                  <w:rFonts w:ascii="Cambria Math" w:hAnsi="Cambria Math"/>
                  <w:sz w:val="26"/>
                  <w:szCs w:val="26"/>
                </w:rPr>
                <m:t>t</m:t>
              </m:r>
            </m:sub>
          </m:sSub>
          <m:r>
            <w:rPr>
              <w:rFonts w:ascii="Cambria Math" w:hAnsi="Cambria Math"/>
              <w:sz w:val="26"/>
              <w:szCs w:val="26"/>
            </w:rPr>
            <m:t>=f(</m:t>
          </m:r>
          <m:sSub>
            <m:sSubPr>
              <m:ctrlPr>
                <w:rPr>
                  <w:rFonts w:ascii="Cambria Math" w:hAnsi="Cambria Math"/>
                  <w:sz w:val="26"/>
                  <w:szCs w:val="26"/>
                </w:rPr>
              </m:ctrlPr>
            </m:sSubPr>
            <m:e>
              <m:r>
                <w:rPr>
                  <w:rFonts w:ascii="Cambria Math" w:hAnsi="Cambria Math"/>
                  <w:sz w:val="26"/>
                  <w:szCs w:val="26"/>
                </w:rPr>
                <m:t>S</m:t>
              </m:r>
            </m:e>
            <m:sub>
              <m:r>
                <w:rPr>
                  <w:rFonts w:ascii="Cambria Math" w:hAnsi="Cambria Math"/>
                  <w:sz w:val="26"/>
                  <w:szCs w:val="26"/>
                </w:rPr>
                <m:t>t</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D</m:t>
              </m:r>
            </m:e>
            <m:sub>
              <m:r>
                <w:rPr>
                  <w:rFonts w:ascii="Cambria Math" w:hAnsi="Cambria Math"/>
                  <w:sz w:val="26"/>
                  <w:szCs w:val="26"/>
                </w:rPr>
                <m:t>t</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L</m:t>
              </m:r>
            </m:e>
            <m:sub>
              <m:r>
                <w:rPr>
                  <w:rFonts w:ascii="Cambria Math" w:hAnsi="Cambria Math"/>
                  <w:sz w:val="26"/>
                  <w:szCs w:val="26"/>
                </w:rPr>
                <m:t>t-1</m:t>
              </m:r>
            </m:sub>
          </m:sSub>
          <m:r>
            <w:rPr>
              <w:rFonts w:ascii="Cambria Math" w:hAnsi="Cambria Math"/>
              <w:sz w:val="26"/>
              <w:szCs w:val="26"/>
            </w:rPr>
            <m:t>)</m:t>
          </m:r>
          <m:r>
            <m:rPr>
              <m:sty m:val="p"/>
            </m:rPr>
            <w:rPr>
              <w:rFonts w:ascii="Times New Roman" w:hAnsi="Times New Roman"/>
              <w:sz w:val="26"/>
              <w:szCs w:val="26"/>
            </w:rPr>
            <w:br/>
          </m:r>
        </m:oMath>
      </m:oMathPara>
    </w:p>
    <w:p w14:paraId="7083A76E" w14:textId="6E7AE196" w:rsidR="00B215F6" w:rsidRPr="00B6173C" w:rsidRDefault="00381505" w:rsidP="00B215F6">
      <w:pPr>
        <w:spacing w:before="0" w:after="0" w:line="240" w:lineRule="auto"/>
        <w:jc w:val="left"/>
        <w:rPr>
          <w:rFonts w:ascii="Times New Roman" w:hAnsi="Times New Roman"/>
          <w:sz w:val="26"/>
          <w:szCs w:val="26"/>
        </w:rPr>
      </w:pPr>
      <w:r w:rsidRPr="00B6173C">
        <w:rPr>
          <w:rFonts w:ascii="Times New Roman" w:hAnsi="Times New Roman"/>
          <w:sz w:val="26"/>
          <w:szCs w:val="26"/>
        </w:rPr>
        <w:t>w</w:t>
      </w:r>
      <w:r w:rsidR="00B215F6" w:rsidRPr="00B6173C">
        <w:rPr>
          <w:rFonts w:ascii="Times New Roman" w:hAnsi="Times New Roman"/>
          <w:sz w:val="26"/>
          <w:szCs w:val="26"/>
        </w:rPr>
        <w:t>here,</w:t>
      </w:r>
    </w:p>
    <w:p w14:paraId="05BB2A50" w14:textId="46CE0672" w:rsidR="00B215F6" w:rsidRPr="00B6173C" w:rsidRDefault="00CA7C5D" w:rsidP="00B215F6">
      <w:pPr>
        <w:spacing w:before="0" w:after="0" w:line="240" w:lineRule="auto"/>
        <w:jc w:val="left"/>
        <w:rPr>
          <w:rFonts w:ascii="Times New Roman" w:hAnsi="Times New Roman"/>
          <w:sz w:val="26"/>
          <w:szCs w:val="26"/>
        </w:rPr>
      </w:pPr>
      <m:oMath>
        <m:sSub>
          <m:sSubPr>
            <m:ctrlPr>
              <w:rPr>
                <w:rFonts w:ascii="Cambria Math" w:hAnsi="Cambria Math"/>
                <w:sz w:val="26"/>
                <w:szCs w:val="26"/>
              </w:rPr>
            </m:ctrlPr>
          </m:sSubPr>
          <m:e>
            <m:r>
              <w:rPr>
                <w:rFonts w:ascii="Cambria Math" w:hAnsi="Cambria Math"/>
                <w:sz w:val="26"/>
                <w:szCs w:val="26"/>
              </w:rPr>
              <m:t>R</m:t>
            </m:r>
          </m:e>
          <m:sub>
            <m:r>
              <w:rPr>
                <w:rFonts w:ascii="Cambria Math" w:hAnsi="Cambria Math"/>
                <w:sz w:val="26"/>
                <w:szCs w:val="26"/>
              </w:rPr>
              <m:t>t</m:t>
            </m:r>
          </m:sub>
        </m:sSub>
      </m:oMath>
      <w:r w:rsidR="00B215F6" w:rsidRPr="00B6173C">
        <w:rPr>
          <w:rFonts w:ascii="Times New Roman" w:hAnsi="Times New Roman"/>
          <w:sz w:val="26"/>
          <w:szCs w:val="26"/>
        </w:rPr>
        <w:t xml:space="preserve"> = Resilience performance at time </w:t>
      </w:r>
      <w:r w:rsidR="00B215F6" w:rsidRPr="000E4EEA">
        <w:rPr>
          <w:rFonts w:ascii="Times New Roman" w:hAnsi="Times New Roman"/>
          <w:i/>
          <w:iCs/>
          <w:sz w:val="26"/>
          <w:szCs w:val="26"/>
        </w:rPr>
        <w:t>t</w:t>
      </w:r>
    </w:p>
    <w:p w14:paraId="78530292" w14:textId="6A0485A5" w:rsidR="00B215F6" w:rsidRPr="00B6173C" w:rsidRDefault="00CA7C5D" w:rsidP="00B215F6">
      <w:pPr>
        <w:spacing w:before="0" w:after="0" w:line="240" w:lineRule="auto"/>
        <w:jc w:val="left"/>
        <w:rPr>
          <w:rFonts w:ascii="Times New Roman" w:hAnsi="Times New Roman"/>
          <w:sz w:val="26"/>
          <w:szCs w:val="26"/>
        </w:rPr>
      </w:pPr>
      <m:oMath>
        <m:sSub>
          <m:sSubPr>
            <m:ctrlPr>
              <w:rPr>
                <w:rFonts w:ascii="Cambria Math" w:hAnsi="Cambria Math"/>
                <w:sz w:val="26"/>
                <w:szCs w:val="26"/>
              </w:rPr>
            </m:ctrlPr>
          </m:sSubPr>
          <m:e>
            <m:r>
              <w:rPr>
                <w:rFonts w:ascii="Cambria Math" w:hAnsi="Cambria Math"/>
                <w:sz w:val="26"/>
                <w:szCs w:val="26"/>
              </w:rPr>
              <m:t>S</m:t>
            </m:r>
          </m:e>
          <m:sub>
            <m:r>
              <w:rPr>
                <w:rFonts w:ascii="Cambria Math" w:hAnsi="Cambria Math"/>
                <w:sz w:val="26"/>
                <w:szCs w:val="26"/>
              </w:rPr>
              <m:t>t</m:t>
            </m:r>
          </m:sub>
        </m:sSub>
      </m:oMath>
      <w:r w:rsidR="00B215F6" w:rsidRPr="00B6173C">
        <w:rPr>
          <w:rFonts w:ascii="Times New Roman" w:hAnsi="Times New Roman"/>
          <w:sz w:val="26"/>
          <w:szCs w:val="26"/>
        </w:rPr>
        <w:t> = System state</w:t>
      </w:r>
    </w:p>
    <w:p w14:paraId="23968E22" w14:textId="577598E3" w:rsidR="00B215F6" w:rsidRPr="00B6173C" w:rsidRDefault="00CA7C5D" w:rsidP="00B215F6">
      <w:pPr>
        <w:spacing w:before="0" w:after="0" w:line="240" w:lineRule="auto"/>
        <w:jc w:val="left"/>
        <w:rPr>
          <w:rFonts w:ascii="Times New Roman" w:hAnsi="Times New Roman"/>
          <w:sz w:val="26"/>
          <w:szCs w:val="26"/>
        </w:rPr>
      </w:pPr>
      <m:oMath>
        <m:sSub>
          <m:sSubPr>
            <m:ctrlPr>
              <w:rPr>
                <w:rFonts w:ascii="Cambria Math" w:hAnsi="Cambria Math"/>
                <w:sz w:val="26"/>
                <w:szCs w:val="26"/>
              </w:rPr>
            </m:ctrlPr>
          </m:sSubPr>
          <m:e>
            <m:r>
              <w:rPr>
                <w:rFonts w:ascii="Cambria Math" w:hAnsi="Cambria Math"/>
                <w:sz w:val="26"/>
                <w:szCs w:val="26"/>
              </w:rPr>
              <m:t>D</m:t>
            </m:r>
          </m:e>
          <m:sub>
            <m:r>
              <w:rPr>
                <w:rFonts w:ascii="Cambria Math" w:hAnsi="Cambria Math"/>
                <w:sz w:val="26"/>
                <w:szCs w:val="26"/>
              </w:rPr>
              <m:t>t</m:t>
            </m:r>
          </m:sub>
        </m:sSub>
      </m:oMath>
      <w:r w:rsidR="00B215F6" w:rsidRPr="00B6173C">
        <w:rPr>
          <w:rFonts w:ascii="Times New Roman" w:hAnsi="Times New Roman"/>
          <w:sz w:val="26"/>
          <w:szCs w:val="26"/>
        </w:rPr>
        <w:t> = Disruption shock</w:t>
      </w:r>
    </w:p>
    <w:p w14:paraId="61D761D3" w14:textId="2A46D491" w:rsidR="00B215F6" w:rsidRPr="00B6173C" w:rsidRDefault="00CA7C5D" w:rsidP="00B215F6">
      <w:pPr>
        <w:spacing w:before="0" w:after="0" w:line="240" w:lineRule="auto"/>
        <w:jc w:val="left"/>
        <w:rPr>
          <w:rFonts w:ascii="Times New Roman" w:hAnsi="Times New Roman"/>
          <w:sz w:val="26"/>
          <w:szCs w:val="26"/>
        </w:rPr>
      </w:pPr>
      <m:oMath>
        <m:sSub>
          <m:sSubPr>
            <m:ctrlPr>
              <w:rPr>
                <w:rFonts w:ascii="Cambria Math" w:hAnsi="Cambria Math"/>
                <w:sz w:val="26"/>
                <w:szCs w:val="26"/>
              </w:rPr>
            </m:ctrlPr>
          </m:sSubPr>
          <m:e>
            <m:r>
              <w:rPr>
                <w:rFonts w:ascii="Cambria Math" w:hAnsi="Cambria Math"/>
                <w:sz w:val="26"/>
                <w:szCs w:val="26"/>
              </w:rPr>
              <m:t>L</m:t>
            </m:r>
          </m:e>
          <m:sub>
            <m:r>
              <w:rPr>
                <w:rFonts w:ascii="Cambria Math" w:hAnsi="Cambria Math"/>
                <w:sz w:val="26"/>
                <w:szCs w:val="26"/>
              </w:rPr>
              <m:t>t-1</m:t>
            </m:r>
          </m:sub>
        </m:sSub>
      </m:oMath>
      <w:r w:rsidR="00B215F6" w:rsidRPr="00B6173C">
        <w:rPr>
          <w:rFonts w:ascii="Times New Roman" w:hAnsi="Times New Roman"/>
          <w:sz w:val="26"/>
          <w:szCs w:val="26"/>
        </w:rPr>
        <w:t xml:space="preserve"> = Learned knowledge accumulated until </w:t>
      </w:r>
      <w:r w:rsidR="00B215F6" w:rsidRPr="00B6173C">
        <w:rPr>
          <w:rFonts w:ascii="Times New Roman" w:hAnsi="Times New Roman"/>
          <w:i/>
          <w:iCs/>
          <w:sz w:val="26"/>
          <w:szCs w:val="26"/>
        </w:rPr>
        <w:t>t</w:t>
      </w:r>
      <w:r w:rsidR="00B215F6" w:rsidRPr="00B6173C">
        <w:rPr>
          <w:rFonts w:ascii="Times New Roman" w:hAnsi="Times New Roman"/>
          <w:sz w:val="26"/>
          <w:szCs w:val="26"/>
        </w:rPr>
        <w:t xml:space="preserve"> − 1</w:t>
      </w:r>
    </w:p>
    <w:p w14:paraId="1FB05248" w14:textId="77777777" w:rsidR="00B215F6" w:rsidRPr="00B6173C" w:rsidRDefault="00B215F6" w:rsidP="00B215F6">
      <w:pPr>
        <w:spacing w:before="0" w:after="0" w:line="240" w:lineRule="auto"/>
        <w:jc w:val="left"/>
        <w:rPr>
          <w:rFonts w:ascii="Times New Roman" w:hAnsi="Times New Roman"/>
          <w:sz w:val="26"/>
          <w:szCs w:val="26"/>
        </w:rPr>
      </w:pPr>
    </w:p>
    <w:p w14:paraId="1ED0D3B1" w14:textId="043FD3E3" w:rsidR="00B215F6" w:rsidRPr="00B6173C" w:rsidRDefault="00B215F6" w:rsidP="00B215F6">
      <w:pPr>
        <w:spacing w:before="0" w:after="0" w:line="240" w:lineRule="auto"/>
        <w:jc w:val="left"/>
        <w:rPr>
          <w:rFonts w:ascii="Times New Roman" w:hAnsi="Times New Roman"/>
          <w:sz w:val="26"/>
          <w:szCs w:val="26"/>
        </w:rPr>
      </w:pPr>
      <w:r w:rsidRPr="00B6173C">
        <w:rPr>
          <w:rFonts w:ascii="Times New Roman" w:hAnsi="Times New Roman"/>
          <w:sz w:val="26"/>
          <w:szCs w:val="26"/>
        </w:rPr>
        <w:t>Traditional simulation assumes:</w:t>
      </w:r>
    </w:p>
    <w:p w14:paraId="4C55E054" w14:textId="1EB0A910" w:rsidR="00B215F6" w:rsidRPr="00B6173C" w:rsidRDefault="00CA7C5D" w:rsidP="00B215F6">
      <w:pPr>
        <w:spacing w:before="0" w:after="0" w:line="240" w:lineRule="auto"/>
        <w:jc w:val="left"/>
        <w:rPr>
          <w:rFonts w:ascii="Times New Roman" w:hAnsi="Times New Roman"/>
          <w:sz w:val="26"/>
          <w:szCs w:val="26"/>
        </w:rPr>
      </w:pPr>
      <m:oMathPara>
        <m:oMath>
          <m:sSub>
            <m:sSubPr>
              <m:ctrlPr>
                <w:rPr>
                  <w:rFonts w:ascii="Cambria Math" w:hAnsi="Cambria Math"/>
                  <w:sz w:val="26"/>
                  <w:szCs w:val="26"/>
                </w:rPr>
              </m:ctrlPr>
            </m:sSubPr>
            <m:e>
              <m:r>
                <w:rPr>
                  <w:rFonts w:ascii="Cambria Math" w:hAnsi="Cambria Math"/>
                  <w:sz w:val="26"/>
                  <w:szCs w:val="26"/>
                </w:rPr>
                <m:t>R</m:t>
              </m:r>
            </m:e>
            <m:sub>
              <m:r>
                <w:rPr>
                  <w:rFonts w:ascii="Cambria Math" w:hAnsi="Cambria Math"/>
                  <w:sz w:val="26"/>
                  <w:szCs w:val="26"/>
                </w:rPr>
                <m:t>t</m:t>
              </m:r>
            </m:sub>
          </m:sSub>
          <m:r>
            <w:rPr>
              <w:rFonts w:ascii="Cambria Math" w:hAnsi="Cambria Math"/>
              <w:sz w:val="26"/>
              <w:szCs w:val="26"/>
            </w:rPr>
            <m:t>=f(</m:t>
          </m:r>
          <m:sSub>
            <m:sSubPr>
              <m:ctrlPr>
                <w:rPr>
                  <w:rFonts w:ascii="Cambria Math" w:hAnsi="Cambria Math"/>
                  <w:sz w:val="26"/>
                  <w:szCs w:val="26"/>
                </w:rPr>
              </m:ctrlPr>
            </m:sSubPr>
            <m:e>
              <m:r>
                <w:rPr>
                  <w:rFonts w:ascii="Cambria Math" w:hAnsi="Cambria Math"/>
                  <w:sz w:val="26"/>
                  <w:szCs w:val="26"/>
                </w:rPr>
                <m:t>S</m:t>
              </m:r>
            </m:e>
            <m:sub>
              <m:r>
                <w:rPr>
                  <w:rFonts w:ascii="Cambria Math" w:hAnsi="Cambria Math"/>
                  <w:sz w:val="26"/>
                  <w:szCs w:val="26"/>
                </w:rPr>
                <m:t>t</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D</m:t>
              </m:r>
            </m:e>
            <m:sub>
              <m:r>
                <w:rPr>
                  <w:rFonts w:ascii="Cambria Math" w:hAnsi="Cambria Math"/>
                  <w:sz w:val="26"/>
                  <w:szCs w:val="26"/>
                </w:rPr>
                <m:t>t</m:t>
              </m:r>
            </m:sub>
          </m:sSub>
          <m:r>
            <w:rPr>
              <w:rFonts w:ascii="Cambria Math" w:hAnsi="Cambria Math"/>
              <w:sz w:val="26"/>
              <w:szCs w:val="26"/>
            </w:rPr>
            <m:t>)</m:t>
          </m:r>
          <m:r>
            <m:rPr>
              <m:sty m:val="p"/>
            </m:rPr>
            <w:rPr>
              <w:rFonts w:ascii="Times New Roman" w:hAnsi="Times New Roman"/>
              <w:sz w:val="26"/>
              <w:szCs w:val="26"/>
            </w:rPr>
            <w:br/>
          </m:r>
        </m:oMath>
      </m:oMathPara>
    </w:p>
    <w:p w14:paraId="382D22C3" w14:textId="1E4C837D" w:rsidR="00B215F6" w:rsidRPr="00B6173C" w:rsidRDefault="00656427" w:rsidP="00587522">
      <w:pPr>
        <w:spacing w:before="0" w:after="0" w:line="240" w:lineRule="auto"/>
        <w:jc w:val="left"/>
        <w:rPr>
          <w:rFonts w:ascii="Times New Roman" w:hAnsi="Times New Roman"/>
          <w:sz w:val="26"/>
          <w:szCs w:val="26"/>
        </w:rPr>
      </w:pPr>
      <w:r w:rsidRPr="00B6173C">
        <w:rPr>
          <w:rFonts w:ascii="Times New Roman" w:hAnsi="Times New Roman"/>
          <w:sz w:val="26"/>
          <w:szCs w:val="26"/>
        </w:rPr>
        <w:t>Thus, the main</w:t>
      </w:r>
      <w:r w:rsidR="00B215F6" w:rsidRPr="00B6173C">
        <w:rPr>
          <w:rFonts w:ascii="Times New Roman" w:hAnsi="Times New Roman"/>
          <w:sz w:val="26"/>
          <w:szCs w:val="26"/>
        </w:rPr>
        <w:t xml:space="preserve"> contribution</w:t>
      </w:r>
      <w:r w:rsidRPr="00B6173C">
        <w:rPr>
          <w:rFonts w:ascii="Times New Roman" w:hAnsi="Times New Roman"/>
          <w:sz w:val="26"/>
          <w:szCs w:val="26"/>
        </w:rPr>
        <w:t xml:space="preserve"> of this research</w:t>
      </w:r>
      <w:r w:rsidR="00B215F6" w:rsidRPr="00B6173C">
        <w:rPr>
          <w:rFonts w:ascii="Times New Roman" w:hAnsi="Times New Roman"/>
          <w:sz w:val="26"/>
          <w:szCs w:val="26"/>
        </w:rPr>
        <w:t xml:space="preserve"> is introducing </w:t>
      </w:r>
      <w:r w:rsidR="00B215F6" w:rsidRPr="00B6173C">
        <w:rPr>
          <w:rFonts w:ascii="Times New Roman" w:hAnsi="Times New Roman"/>
          <w:i/>
          <w:iCs/>
          <w:sz w:val="26"/>
          <w:szCs w:val="26"/>
        </w:rPr>
        <w:t>L</w:t>
      </w:r>
      <w:r w:rsidR="00B215F6" w:rsidRPr="006737F6">
        <w:rPr>
          <w:rFonts w:ascii="Times New Roman" w:hAnsi="Times New Roman"/>
          <w:i/>
          <w:iCs/>
          <w:sz w:val="26"/>
          <w:szCs w:val="26"/>
        </w:rPr>
        <w:t>ₜ</w:t>
      </w:r>
      <w:r w:rsidR="00B215F6" w:rsidRPr="00B6173C">
        <w:rPr>
          <w:rFonts w:ascii="Times New Roman" w:hAnsi="Times New Roman"/>
          <w:sz w:val="26"/>
          <w:szCs w:val="26"/>
        </w:rPr>
        <w:t>₋₁ as an endogenous state variable.</w:t>
      </w:r>
    </w:p>
    <w:p w14:paraId="54FFD6D0" w14:textId="77777777" w:rsidR="00587522" w:rsidRPr="00B6173C" w:rsidRDefault="00587522" w:rsidP="00B971FF">
      <w:pPr>
        <w:spacing w:before="0" w:after="0" w:line="240" w:lineRule="auto"/>
        <w:rPr>
          <w:rFonts w:ascii="Times New Roman" w:hAnsi="Times New Roman"/>
          <w:sz w:val="26"/>
          <w:szCs w:val="26"/>
        </w:rPr>
      </w:pPr>
    </w:p>
    <w:p w14:paraId="5CF535EC" w14:textId="33160A32" w:rsidR="00B6173C" w:rsidRPr="00136925" w:rsidRDefault="00D41B33" w:rsidP="00D41B33">
      <w:pPr>
        <w:spacing w:before="0" w:after="0" w:line="240" w:lineRule="auto"/>
        <w:rPr>
          <w:rFonts w:ascii="Times New Roman" w:hAnsi="Times New Roman"/>
          <w:b/>
          <w:bCs/>
          <w:sz w:val="26"/>
          <w:szCs w:val="26"/>
        </w:rPr>
      </w:pPr>
      <w:r w:rsidRPr="00B6173C">
        <w:rPr>
          <w:rFonts w:ascii="Times New Roman" w:hAnsi="Times New Roman"/>
          <w:b/>
          <w:bCs/>
          <w:sz w:val="26"/>
          <w:szCs w:val="26"/>
        </w:rPr>
        <w:t xml:space="preserve">3. </w:t>
      </w:r>
      <w:r w:rsidR="00FE603E" w:rsidRPr="00B6173C">
        <w:rPr>
          <w:rFonts w:ascii="Times New Roman" w:hAnsi="Times New Roman"/>
          <w:b/>
          <w:bCs/>
          <w:sz w:val="26"/>
          <w:szCs w:val="26"/>
        </w:rPr>
        <w:t>Research Methodology</w:t>
      </w:r>
    </w:p>
    <w:p w14:paraId="3DA94F77" w14:textId="5880B6E4" w:rsidR="00FE603E" w:rsidRPr="00B6173C" w:rsidRDefault="00FE603E" w:rsidP="00D41B33">
      <w:pPr>
        <w:spacing w:before="0" w:after="0" w:line="240" w:lineRule="auto"/>
        <w:rPr>
          <w:rFonts w:ascii="Times New Roman" w:hAnsi="Times New Roman"/>
          <w:i/>
          <w:iCs/>
          <w:sz w:val="26"/>
          <w:szCs w:val="26"/>
        </w:rPr>
      </w:pPr>
      <w:r w:rsidRPr="00B6173C">
        <w:rPr>
          <w:rFonts w:ascii="Times New Roman" w:hAnsi="Times New Roman"/>
          <w:i/>
          <w:iCs/>
          <w:sz w:val="26"/>
          <w:szCs w:val="26"/>
        </w:rPr>
        <w:t>3.1 Core Hypotheses</w:t>
      </w:r>
    </w:p>
    <w:p w14:paraId="71B56581" w14:textId="77777777" w:rsidR="00FE603E" w:rsidRPr="00B6173C" w:rsidRDefault="00FE603E" w:rsidP="00FE603E">
      <w:pPr>
        <w:spacing w:before="0" w:after="0" w:line="240" w:lineRule="auto"/>
        <w:rPr>
          <w:rFonts w:ascii="Times New Roman" w:hAnsi="Times New Roman"/>
          <w:i/>
          <w:iCs/>
          <w:sz w:val="26"/>
          <w:szCs w:val="26"/>
        </w:rPr>
      </w:pPr>
      <w:r w:rsidRPr="00B6173C">
        <w:rPr>
          <w:rFonts w:ascii="Times New Roman" w:hAnsi="Times New Roman"/>
          <w:i/>
          <w:iCs/>
          <w:sz w:val="26"/>
          <w:szCs w:val="26"/>
        </w:rPr>
        <w:t>H</w:t>
      </w:r>
      <w:r w:rsidRPr="00B6173C">
        <w:rPr>
          <w:rFonts w:ascii="Times New Roman" w:hAnsi="Times New Roman"/>
          <w:i/>
          <w:iCs/>
          <w:sz w:val="26"/>
          <w:szCs w:val="26"/>
          <w:vertAlign w:val="subscript"/>
        </w:rPr>
        <w:t>1</w:t>
      </w:r>
      <w:r w:rsidRPr="00B6173C">
        <w:rPr>
          <w:rFonts w:ascii="Times New Roman" w:hAnsi="Times New Roman"/>
          <w:i/>
          <w:iCs/>
          <w:sz w:val="26"/>
          <w:szCs w:val="26"/>
        </w:rPr>
        <w:t xml:space="preserve"> – Learning Effect Hypothesis</w:t>
      </w:r>
    </w:p>
    <w:p w14:paraId="3DA3F5D6" w14:textId="7039533F" w:rsidR="00B215F6" w:rsidRPr="00B6173C" w:rsidRDefault="00FE603E" w:rsidP="00FE603E">
      <w:pPr>
        <w:spacing w:before="0" w:after="0" w:line="240" w:lineRule="auto"/>
        <w:rPr>
          <w:rFonts w:ascii="Times New Roman" w:hAnsi="Times New Roman"/>
          <w:sz w:val="26"/>
          <w:szCs w:val="26"/>
        </w:rPr>
      </w:pPr>
      <w:r w:rsidRPr="00B6173C">
        <w:rPr>
          <w:rFonts w:ascii="Times New Roman" w:hAnsi="Times New Roman"/>
          <w:sz w:val="26"/>
          <w:szCs w:val="26"/>
        </w:rPr>
        <w:t>Hybrid simulation–neural models achieve significantly shorter recovery times compared to static simulation models.</w:t>
      </w:r>
    </w:p>
    <w:p w14:paraId="4E24E60C" w14:textId="7A558388" w:rsidR="00FE603E" w:rsidRPr="00B6173C" w:rsidRDefault="00FE603E" w:rsidP="00FE603E">
      <w:pPr>
        <w:spacing w:before="0" w:after="0" w:line="240" w:lineRule="auto"/>
        <w:rPr>
          <w:rFonts w:ascii="Times New Roman" w:hAnsi="Times New Roman"/>
          <w:i/>
          <w:iCs/>
          <w:sz w:val="26"/>
          <w:szCs w:val="26"/>
        </w:rPr>
      </w:pPr>
      <w:r w:rsidRPr="00B6173C">
        <w:rPr>
          <w:rFonts w:ascii="Times New Roman" w:hAnsi="Times New Roman"/>
          <w:i/>
          <w:iCs/>
          <w:sz w:val="26"/>
          <w:szCs w:val="26"/>
        </w:rPr>
        <w:t>H</w:t>
      </w:r>
      <w:r w:rsidRPr="00B6173C">
        <w:rPr>
          <w:rFonts w:ascii="Times New Roman" w:hAnsi="Times New Roman"/>
          <w:i/>
          <w:iCs/>
          <w:sz w:val="26"/>
          <w:szCs w:val="26"/>
          <w:vertAlign w:val="subscript"/>
        </w:rPr>
        <w:t>2</w:t>
      </w:r>
      <w:r w:rsidRPr="00B6173C">
        <w:rPr>
          <w:rFonts w:ascii="Times New Roman" w:hAnsi="Times New Roman"/>
          <w:i/>
          <w:iCs/>
          <w:sz w:val="26"/>
          <w:szCs w:val="26"/>
        </w:rPr>
        <w:t xml:space="preserve"> – Adaptation Hypothesis</w:t>
      </w:r>
    </w:p>
    <w:p w14:paraId="62549D67" w14:textId="1F55B8F2" w:rsidR="00B215F6" w:rsidRPr="00B6173C" w:rsidRDefault="00FE603E" w:rsidP="00FE603E">
      <w:pPr>
        <w:spacing w:before="0" w:after="0" w:line="240" w:lineRule="auto"/>
        <w:rPr>
          <w:rFonts w:ascii="Times New Roman" w:hAnsi="Times New Roman"/>
          <w:sz w:val="26"/>
          <w:szCs w:val="26"/>
        </w:rPr>
      </w:pPr>
      <w:r w:rsidRPr="00B6173C">
        <w:rPr>
          <w:rFonts w:ascii="Times New Roman" w:hAnsi="Times New Roman"/>
          <w:sz w:val="26"/>
          <w:szCs w:val="26"/>
        </w:rPr>
        <w:t>Neural-enabled SCRES models demonstrate improved performance under successive disruptions (learning curve effect).</w:t>
      </w:r>
    </w:p>
    <w:p w14:paraId="4E10C2DD" w14:textId="561AEF21" w:rsidR="00FE603E" w:rsidRPr="00B6173C" w:rsidRDefault="00FE603E" w:rsidP="00FE603E">
      <w:pPr>
        <w:spacing w:before="0" w:after="0" w:line="240" w:lineRule="auto"/>
        <w:rPr>
          <w:rFonts w:ascii="Times New Roman" w:hAnsi="Times New Roman"/>
          <w:i/>
          <w:iCs/>
          <w:sz w:val="26"/>
          <w:szCs w:val="26"/>
        </w:rPr>
      </w:pPr>
      <w:r w:rsidRPr="00B6173C">
        <w:rPr>
          <w:rFonts w:ascii="Times New Roman" w:hAnsi="Times New Roman"/>
          <w:i/>
          <w:iCs/>
          <w:sz w:val="26"/>
          <w:szCs w:val="26"/>
        </w:rPr>
        <w:t>H</w:t>
      </w:r>
      <w:r w:rsidRPr="00B6173C">
        <w:rPr>
          <w:rFonts w:ascii="Times New Roman" w:hAnsi="Times New Roman"/>
          <w:i/>
          <w:iCs/>
          <w:sz w:val="26"/>
          <w:szCs w:val="26"/>
          <w:vertAlign w:val="subscript"/>
        </w:rPr>
        <w:t>3</w:t>
      </w:r>
      <w:r w:rsidRPr="00B6173C">
        <w:rPr>
          <w:rFonts w:ascii="Times New Roman" w:hAnsi="Times New Roman"/>
          <w:i/>
          <w:iCs/>
          <w:sz w:val="26"/>
          <w:szCs w:val="26"/>
        </w:rPr>
        <w:t xml:space="preserve"> – Volatility Reduction Hypothesis</w:t>
      </w:r>
    </w:p>
    <w:p w14:paraId="7879E967" w14:textId="21518C6F" w:rsidR="00B215F6" w:rsidRPr="00B6173C" w:rsidRDefault="00FE603E" w:rsidP="00FE603E">
      <w:pPr>
        <w:spacing w:before="0" w:after="0" w:line="240" w:lineRule="auto"/>
        <w:rPr>
          <w:rFonts w:ascii="Times New Roman" w:hAnsi="Times New Roman"/>
          <w:sz w:val="26"/>
          <w:szCs w:val="26"/>
        </w:rPr>
      </w:pPr>
      <w:r w:rsidRPr="00B6173C">
        <w:rPr>
          <w:rFonts w:ascii="Times New Roman" w:hAnsi="Times New Roman"/>
          <w:sz w:val="26"/>
          <w:szCs w:val="26"/>
        </w:rPr>
        <w:t>Learning-enabled models reduce performance variance across heterogeneous disruption intensities.</w:t>
      </w:r>
    </w:p>
    <w:p w14:paraId="370AFAE2" w14:textId="63275F25" w:rsidR="00FE603E" w:rsidRPr="00B6173C" w:rsidRDefault="00FE603E" w:rsidP="00FE603E">
      <w:pPr>
        <w:spacing w:before="0" w:after="0" w:line="240" w:lineRule="auto"/>
        <w:rPr>
          <w:rFonts w:ascii="Times New Roman" w:hAnsi="Times New Roman"/>
          <w:i/>
          <w:iCs/>
          <w:sz w:val="26"/>
          <w:szCs w:val="26"/>
        </w:rPr>
      </w:pPr>
      <w:r w:rsidRPr="00B6173C">
        <w:rPr>
          <w:rFonts w:ascii="Times New Roman" w:hAnsi="Times New Roman"/>
          <w:i/>
          <w:iCs/>
          <w:sz w:val="26"/>
          <w:szCs w:val="26"/>
        </w:rPr>
        <w:t>H</w:t>
      </w:r>
      <w:r w:rsidRPr="00B6173C">
        <w:rPr>
          <w:rFonts w:ascii="Times New Roman" w:hAnsi="Times New Roman"/>
          <w:i/>
          <w:iCs/>
          <w:sz w:val="26"/>
          <w:szCs w:val="26"/>
          <w:vertAlign w:val="subscript"/>
        </w:rPr>
        <w:t>4</w:t>
      </w:r>
      <w:r w:rsidRPr="00B6173C">
        <w:rPr>
          <w:rFonts w:ascii="Times New Roman" w:hAnsi="Times New Roman"/>
          <w:i/>
          <w:iCs/>
          <w:sz w:val="26"/>
          <w:szCs w:val="26"/>
        </w:rPr>
        <w:t xml:space="preserve"> – Path Dependency Hypothesis</w:t>
      </w:r>
    </w:p>
    <w:p w14:paraId="3B477D81" w14:textId="77777777" w:rsidR="00FE603E" w:rsidRPr="00B6173C" w:rsidRDefault="00FE603E" w:rsidP="00FE603E">
      <w:pPr>
        <w:spacing w:before="0" w:after="0" w:line="240" w:lineRule="auto"/>
        <w:rPr>
          <w:rFonts w:ascii="Times New Roman" w:hAnsi="Times New Roman"/>
          <w:sz w:val="26"/>
          <w:szCs w:val="26"/>
        </w:rPr>
      </w:pPr>
      <w:r w:rsidRPr="00B6173C">
        <w:rPr>
          <w:rFonts w:ascii="Times New Roman" w:hAnsi="Times New Roman"/>
          <w:sz w:val="26"/>
          <w:szCs w:val="26"/>
        </w:rPr>
        <w:t>The resilience performance at time </w:t>
      </w:r>
      <w:r w:rsidRPr="00B6173C">
        <w:rPr>
          <w:rFonts w:ascii="Times New Roman" w:hAnsi="Times New Roman"/>
          <w:i/>
          <w:iCs/>
          <w:sz w:val="26"/>
          <w:szCs w:val="26"/>
        </w:rPr>
        <w:t>t</w:t>
      </w:r>
      <w:r w:rsidRPr="00B6173C">
        <w:rPr>
          <w:rFonts w:ascii="Times New Roman" w:hAnsi="Times New Roman"/>
          <w:sz w:val="26"/>
          <w:szCs w:val="26"/>
        </w:rPr>
        <w:t> is positively influenced by accumulated learning from prior disruptions.</w:t>
      </w:r>
    </w:p>
    <w:bookmarkEnd w:id="0"/>
    <w:p w14:paraId="7F61D9A8" w14:textId="108E4993" w:rsidR="00FE603E" w:rsidRPr="00B6173C" w:rsidRDefault="00FE603E" w:rsidP="00D41B33">
      <w:pPr>
        <w:spacing w:before="0" w:after="0" w:line="240" w:lineRule="auto"/>
        <w:rPr>
          <w:rFonts w:ascii="Times New Roman" w:hAnsi="Times New Roman"/>
          <w:i/>
          <w:iCs/>
          <w:sz w:val="26"/>
          <w:szCs w:val="26"/>
        </w:rPr>
      </w:pPr>
      <w:r w:rsidRPr="00B6173C">
        <w:rPr>
          <w:rFonts w:ascii="Times New Roman" w:hAnsi="Times New Roman"/>
          <w:i/>
          <w:iCs/>
          <w:sz w:val="26"/>
          <w:szCs w:val="26"/>
        </w:rPr>
        <w:t xml:space="preserve"> </w:t>
      </w:r>
    </w:p>
    <w:p w14:paraId="6349E67F" w14:textId="029E1A55" w:rsidR="00D133C9" w:rsidRDefault="00FE603E" w:rsidP="496F8809">
      <w:pPr>
        <w:spacing w:before="0" w:after="0" w:line="240" w:lineRule="auto"/>
        <w:rPr>
          <w:rFonts w:ascii="Times New Roman" w:hAnsi="Times New Roman"/>
          <w:i/>
          <w:iCs/>
          <w:sz w:val="26"/>
          <w:szCs w:val="26"/>
        </w:rPr>
      </w:pPr>
      <w:r w:rsidRPr="496F8809">
        <w:rPr>
          <w:rFonts w:ascii="Times New Roman" w:hAnsi="Times New Roman"/>
          <w:i/>
          <w:iCs/>
          <w:sz w:val="26"/>
          <w:szCs w:val="26"/>
        </w:rPr>
        <w:t>3.2 Discrete Event Simulation</w:t>
      </w:r>
    </w:p>
    <w:p w14:paraId="685E1724" w14:textId="4E6B4A2C" w:rsidR="00D133C9" w:rsidRDefault="41434389" w:rsidP="496F8809">
      <w:pPr>
        <w:spacing w:before="0" w:after="0" w:line="240" w:lineRule="auto"/>
        <w:rPr>
          <w:rFonts w:ascii="Times New Roman" w:hAnsi="Times New Roman"/>
          <w:sz w:val="26"/>
          <w:szCs w:val="26"/>
        </w:rPr>
      </w:pPr>
      <w:r w:rsidRPr="496F8809">
        <w:rPr>
          <w:rFonts w:ascii="Times New Roman" w:hAnsi="Times New Roman"/>
          <w:sz w:val="26"/>
          <w:szCs w:val="26"/>
        </w:rPr>
        <w:t>The discrete-event simulation (DES) layer reconstructs the 13-operation military food supply chain (MFSC) presented in Garrido-Rios (2017, Ch. 6). The model was rebuilt in Python with SimPy 4 as a process-based network in which material flows, transport lags, inventories, and disruption events are represented explicitly rather than through aggregate equations. To preserve fidelity and reproducibility, the full parameter set was transcribed from the thesis source tables (Tables 6.4, 6.10, 6.12, 6.16, 6.20, and 6.25), making the simulation configuration directly traceable to the original MFSC study.</w:t>
      </w:r>
    </w:p>
    <w:p w14:paraId="27E4514A" w14:textId="6640B381" w:rsidR="00D133C9" w:rsidRDefault="41434389" w:rsidP="496F8809">
      <w:pPr>
        <w:spacing w:before="0" w:after="0" w:line="240" w:lineRule="auto"/>
        <w:rPr>
          <w:rFonts w:ascii="Times New Roman" w:hAnsi="Times New Roman"/>
          <w:sz w:val="26"/>
          <w:szCs w:val="26"/>
        </w:rPr>
      </w:pPr>
      <w:r w:rsidRPr="496F8809">
        <w:rPr>
          <w:rFonts w:ascii="Times New Roman" w:hAnsi="Times New Roman"/>
          <w:sz w:val="26"/>
          <w:szCs w:val="26"/>
        </w:rPr>
        <w:t>The system is organized into four functional echelons: procurement (Op1-Op2), warehousing and inbound logistics (Op3-Op4), ration manufacturing (Op5-Op8), and forward distribution to the theatre of operations (Op9-Op13). Operations interact through continuous material buffers, which is appropriate for bulk ration flows and raw-material streams. Each operation is defined by its processing time (PT), order quantity (Q), and reorder point (ROP), while the overall supply chain configuration remains consistent with the SCUA shown in Figure 1.</w:t>
      </w:r>
    </w:p>
    <w:p w14:paraId="22EA33E3" w14:textId="583FD434" w:rsidR="00D133C9" w:rsidRDefault="41434389" w:rsidP="496F8809">
      <w:pPr>
        <w:spacing w:before="0" w:after="0" w:line="240" w:lineRule="auto"/>
        <w:rPr>
          <w:rFonts w:ascii="Times New Roman" w:hAnsi="Times New Roman"/>
          <w:sz w:val="26"/>
          <w:szCs w:val="26"/>
        </w:rPr>
      </w:pPr>
      <w:r w:rsidRPr="496F8809">
        <w:rPr>
          <w:rFonts w:ascii="Times New Roman" w:hAnsi="Times New Roman"/>
          <w:sz w:val="26"/>
          <w:szCs w:val="26"/>
        </w:rPr>
        <w:t>A key modelling decision is the use of hourly granularity in the assembly subsystem (Op5-Op7). Under a single-shift configuration (S=1), the assembly line operates at lambda = 320.5 rations per hour, whereas downstream dispatch follows daily cycles of 2,400 to 2,600 rations. This hourly representation prevents sub-day disruptions from being masked by daily aggregation, which is especially important for workstation breakdowns (R11) whose repair time is on the order of only a few hours.</w:t>
      </w:r>
    </w:p>
    <w:p w14:paraId="7DF5F168" w14:textId="670E4A5E" w:rsidR="00D133C9" w:rsidRDefault="00D133C9" w:rsidP="496F8809">
      <w:pPr>
        <w:spacing w:before="0" w:after="0" w:line="240" w:lineRule="auto"/>
        <w:rPr>
          <w:rFonts w:ascii="Times New Roman" w:hAnsi="Times New Roman"/>
          <w:sz w:val="26"/>
          <w:szCs w:val="26"/>
        </w:rPr>
      </w:pPr>
    </w:p>
    <w:p w14:paraId="55557E20" w14:textId="08959F3E" w:rsidR="00D133C9" w:rsidRDefault="41434389" w:rsidP="496F8809">
      <w:pPr>
        <w:spacing w:before="0" w:after="0" w:line="240" w:lineRule="auto"/>
        <w:rPr>
          <w:rFonts w:ascii="Times New Roman" w:hAnsi="Times New Roman"/>
          <w:sz w:val="26"/>
          <w:szCs w:val="26"/>
        </w:rPr>
      </w:pPr>
      <w:r w:rsidRPr="496F8809">
        <w:rPr>
          <w:rFonts w:ascii="Times New Roman" w:hAnsi="Times New Roman"/>
          <w:sz w:val="26"/>
          <w:szCs w:val="26"/>
        </w:rPr>
        <w:lastRenderedPageBreak/>
        <w:t>The stochastic layer reproduces the three thesis risk categories: operational risks (R11-R14), known-unknown risks (R21-R24), and the black-swan event R3. These events affect processing capacity, transport links, product quality, and demand surges according to the probability distributions summarized in Tables 1-3. The DES therefore captures not only annual throughput, but also inventory dynamics, fill rate, backorders, and operation-level downtime under current and increased disruption settings.</w:t>
      </w:r>
    </w:p>
    <w:p w14:paraId="258A7C3C" w14:textId="4C8C344C" w:rsidR="00D133C9" w:rsidRDefault="41434389" w:rsidP="496F8809">
      <w:pPr>
        <w:spacing w:before="0" w:after="0" w:line="240" w:lineRule="auto"/>
        <w:rPr>
          <w:rFonts w:ascii="Times New Roman" w:hAnsi="Times New Roman"/>
          <w:sz w:val="26"/>
          <w:szCs w:val="26"/>
        </w:rPr>
      </w:pPr>
      <w:r w:rsidRPr="496F8809">
        <w:rPr>
          <w:rFonts w:ascii="Times New Roman" w:hAnsi="Times New Roman"/>
          <w:sz w:val="26"/>
          <w:szCs w:val="26"/>
        </w:rPr>
        <w:t>The simulation horizon spans 20 years (161,280 hours under the thesis basis of 8,064 hours per year). Following the original validation logic, the warm-up period ends when the first batch of 5,000 rations reaches Op9, which occurs at approximately 838.8 hours under deterministic conditions; only after that point are steady-state observations interpreted. In this way, the DES provides a standalone resilience model and, at the same time, the operational backbone for the hybrid learning architecture introduced in the next subsection.</w:t>
      </w:r>
    </w:p>
    <w:p w14:paraId="38FCA107" w14:textId="066453A7" w:rsidR="00D133C9" w:rsidRDefault="00D133C9" w:rsidP="496F8809">
      <w:pPr>
        <w:spacing w:before="0" w:after="0" w:line="240" w:lineRule="auto"/>
        <w:rPr>
          <w:rFonts w:ascii="Times New Roman" w:hAnsi="Times New Roman"/>
          <w:sz w:val="26"/>
          <w:szCs w:val="26"/>
        </w:rPr>
      </w:pPr>
    </w:p>
    <w:p w14:paraId="1DDE891C" w14:textId="48A2059C" w:rsidR="00D133C9" w:rsidRDefault="00D133C9" w:rsidP="00E85535">
      <w:pPr>
        <w:spacing w:before="0" w:after="0" w:line="240" w:lineRule="auto"/>
        <w:rPr>
          <w:rFonts w:ascii="Times New Roman" w:hAnsi="Times New Roman"/>
          <w:sz w:val="26"/>
          <w:szCs w:val="26"/>
          <w:lang w:val="en-GB"/>
        </w:rPr>
      </w:pPr>
      <w:bookmarkStart w:id="1" w:name="_Toc389290073"/>
    </w:p>
    <w:p w14:paraId="6BB4AAFA" w14:textId="20E84B82" w:rsidR="00D133C9" w:rsidRDefault="00D133C9" w:rsidP="00D133C9">
      <w:pPr>
        <w:spacing w:before="0" w:after="0" w:line="240" w:lineRule="auto"/>
        <w:jc w:val="center"/>
        <w:rPr>
          <w:rFonts w:ascii="Times New Roman" w:hAnsi="Times New Roman"/>
          <w:i/>
          <w:iCs/>
          <w:sz w:val="26"/>
          <w:szCs w:val="26"/>
          <w:lang w:val="en-GB"/>
        </w:rPr>
      </w:pPr>
      <w:r w:rsidRPr="00D133C9">
        <w:rPr>
          <w:rFonts w:ascii="Times New Roman" w:hAnsi="Times New Roman"/>
          <w:i/>
          <w:iCs/>
          <w:noProof/>
          <w:sz w:val="26"/>
          <w:szCs w:val="26"/>
        </w:rPr>
        <w:drawing>
          <wp:inline distT="0" distB="0" distL="0" distR="0" wp14:anchorId="0AA57CFE" wp14:editId="25B48F8D">
            <wp:extent cx="4609836" cy="2504877"/>
            <wp:effectExtent l="0" t="0" r="635" b="0"/>
            <wp:docPr id="3" name="Picture 2">
              <a:extLst xmlns:a="http://schemas.openxmlformats.org/drawingml/2006/main">
                <a:ext uri="{FF2B5EF4-FFF2-40B4-BE49-F238E27FC236}">
                  <a16:creationId xmlns:a16="http://schemas.microsoft.com/office/drawing/2014/main" id="{1137768E-7821-2305-2198-E0797B550A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1137768E-7821-2305-2198-E0797B550A5C}"/>
                        </a:ext>
                      </a:extLst>
                    </pic:cNvPr>
                    <pic:cNvPicPr>
                      <a:picLocks noChangeAspect="1" noChangeArrowheads="1"/>
                    </pic:cNvPicPr>
                  </pic:nvPicPr>
                  <pic:blipFill>
                    <a:blip r:embed="rId7" cstate="print"/>
                    <a:srcRect/>
                    <a:stretch>
                      <a:fillRect/>
                    </a:stretch>
                  </pic:blipFill>
                  <pic:spPr bwMode="auto">
                    <a:xfrm>
                      <a:off x="0" y="0"/>
                      <a:ext cx="4625721" cy="2513509"/>
                    </a:xfrm>
                    <a:prstGeom prst="rect">
                      <a:avLst/>
                    </a:prstGeom>
                    <a:noFill/>
                    <a:ln w="9525">
                      <a:noFill/>
                      <a:miter lim="800000"/>
                      <a:headEnd/>
                      <a:tailEnd/>
                    </a:ln>
                  </pic:spPr>
                </pic:pic>
              </a:graphicData>
            </a:graphic>
          </wp:inline>
        </w:drawing>
      </w:r>
    </w:p>
    <w:p w14:paraId="551A40D4" w14:textId="77777777" w:rsidR="00D133C9" w:rsidRDefault="00D133C9" w:rsidP="00E85535">
      <w:pPr>
        <w:spacing w:before="0" w:after="0" w:line="240" w:lineRule="auto"/>
        <w:rPr>
          <w:rFonts w:ascii="Times New Roman" w:hAnsi="Times New Roman"/>
          <w:i/>
          <w:iCs/>
          <w:sz w:val="26"/>
          <w:szCs w:val="26"/>
          <w:lang w:val="en-GB"/>
        </w:rPr>
      </w:pPr>
    </w:p>
    <w:bookmarkEnd w:id="1"/>
    <w:p w14:paraId="152B2D0D" w14:textId="6DC27D64" w:rsidR="00E85535" w:rsidRPr="00B6173C" w:rsidRDefault="00E85535" w:rsidP="00E85535">
      <w:pPr>
        <w:spacing w:before="0" w:after="0" w:line="240" w:lineRule="auto"/>
        <w:jc w:val="center"/>
        <w:rPr>
          <w:rFonts w:ascii="Times New Roman" w:hAnsi="Times New Roman"/>
          <w:color w:val="000000" w:themeColor="text1"/>
          <w:sz w:val="26"/>
          <w:szCs w:val="26"/>
        </w:rPr>
      </w:pPr>
      <w:r w:rsidRPr="00B6173C">
        <w:rPr>
          <w:rFonts w:ascii="Times New Roman" w:hAnsi="Times New Roman"/>
          <w:color w:val="0432FF"/>
          <w:sz w:val="26"/>
          <w:szCs w:val="26"/>
        </w:rPr>
        <w:t xml:space="preserve">Fig. 1. </w:t>
      </w:r>
      <w:r>
        <w:rPr>
          <w:rFonts w:ascii="Times New Roman" w:hAnsi="Times New Roman"/>
          <w:color w:val="000000" w:themeColor="text1"/>
          <w:sz w:val="26"/>
          <w:szCs w:val="26"/>
        </w:rPr>
        <w:t>Initial configuration of the supply chain under analysis</w:t>
      </w:r>
      <w:r w:rsidR="00136925">
        <w:rPr>
          <w:rFonts w:ascii="Times New Roman" w:hAnsi="Times New Roman"/>
          <w:color w:val="000000" w:themeColor="text1"/>
          <w:sz w:val="26"/>
          <w:szCs w:val="26"/>
        </w:rPr>
        <w:t xml:space="preserve"> (SCUA)</w:t>
      </w:r>
    </w:p>
    <w:p w14:paraId="346C0FAF" w14:textId="77777777" w:rsidR="00E85535" w:rsidRPr="00B6173C" w:rsidRDefault="00E85535" w:rsidP="00E85535">
      <w:pPr>
        <w:spacing w:before="0" w:after="0" w:line="240" w:lineRule="auto"/>
        <w:rPr>
          <w:rFonts w:ascii="Times New Roman" w:hAnsi="Times New Roman"/>
          <w:b/>
          <w:bCs/>
          <w:sz w:val="26"/>
          <w:szCs w:val="26"/>
        </w:rPr>
      </w:pPr>
    </w:p>
    <w:p w14:paraId="675EA9FB" w14:textId="77777777" w:rsidR="00E85535" w:rsidRPr="00E85535" w:rsidRDefault="00E85535" w:rsidP="00E85535">
      <w:pPr>
        <w:spacing w:before="0" w:after="0" w:line="240" w:lineRule="auto"/>
        <w:rPr>
          <w:rFonts w:ascii="Times New Roman" w:hAnsi="Times New Roman"/>
          <w:b/>
          <w:i/>
          <w:iCs/>
          <w:sz w:val="26"/>
          <w:szCs w:val="26"/>
          <w:lang w:val="en-GB"/>
        </w:rPr>
      </w:pPr>
    </w:p>
    <w:p w14:paraId="34B3A439" w14:textId="3560F7DC" w:rsidR="00E85535" w:rsidRPr="00E85535" w:rsidRDefault="00E85535" w:rsidP="00E85535">
      <w:pPr>
        <w:spacing w:before="0" w:after="0" w:line="240" w:lineRule="auto"/>
        <w:rPr>
          <w:rFonts w:ascii="Times New Roman" w:hAnsi="Times New Roman"/>
          <w:b/>
          <w:i/>
          <w:iCs/>
          <w:sz w:val="26"/>
          <w:szCs w:val="26"/>
          <w:lang w:val="en-GB"/>
        </w:rPr>
      </w:pPr>
      <w:r w:rsidRPr="00E85535">
        <w:rPr>
          <w:rFonts w:ascii="Times New Roman" w:hAnsi="Times New Roman"/>
          <w:b/>
          <w:i/>
          <w:iCs/>
          <w:noProof/>
          <w:sz w:val="26"/>
          <w:szCs w:val="26"/>
          <w:lang w:val="es-ES"/>
        </w:rPr>
        <w:lastRenderedPageBreak/>
        <w:drawing>
          <wp:anchor distT="0" distB="0" distL="114300" distR="114300" simplePos="0" relativeHeight="251658240" behindDoc="0" locked="0" layoutInCell="1" allowOverlap="1" wp14:anchorId="6AB000B6" wp14:editId="7D18366E">
            <wp:simplePos x="0" y="0"/>
            <wp:positionH relativeFrom="column">
              <wp:align>center</wp:align>
            </wp:positionH>
            <wp:positionV relativeFrom="paragraph">
              <wp:posOffset>0</wp:posOffset>
            </wp:positionV>
            <wp:extent cx="6147435" cy="6415405"/>
            <wp:effectExtent l="0" t="0" r="0" b="10795"/>
            <wp:wrapTight wrapText="bothSides">
              <wp:wrapPolygon edited="0">
                <wp:start x="0" y="0"/>
                <wp:lineTo x="0" y="21551"/>
                <wp:lineTo x="21509" y="21551"/>
                <wp:lineTo x="21509" y="0"/>
                <wp:lineTo x="0" y="0"/>
              </wp:wrapPolygon>
            </wp:wrapTight>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47435" cy="6415405"/>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xmlns:a14="http://schemas.microsoft.com/office/drawing/2010/main" xmlns:a16="http://schemas.microsoft.com/office/drawing/2014/main"/>
                      </a:ext>
                    </a:extLst>
                  </pic:spPr>
                </pic:pic>
              </a:graphicData>
            </a:graphic>
            <wp14:sizeRelH relativeFrom="page">
              <wp14:pctWidth>0</wp14:pctWidth>
            </wp14:sizeRelH>
            <wp14:sizeRelV relativeFrom="page">
              <wp14:pctHeight>0</wp14:pctHeight>
            </wp14:sizeRelV>
          </wp:anchor>
        </w:drawing>
      </w:r>
    </w:p>
    <w:p w14:paraId="1B19AC12" w14:textId="77777777" w:rsidR="00FE603E" w:rsidRDefault="00FE603E" w:rsidP="00FE603E">
      <w:pPr>
        <w:spacing w:before="0" w:after="0" w:line="240" w:lineRule="auto"/>
        <w:rPr>
          <w:rFonts w:ascii="Times New Roman" w:hAnsi="Times New Roman"/>
          <w:i/>
          <w:iCs/>
          <w:sz w:val="26"/>
          <w:szCs w:val="26"/>
          <w:lang w:val="en-GB"/>
        </w:rPr>
      </w:pPr>
    </w:p>
    <w:p w14:paraId="6537F03E" w14:textId="77777777" w:rsidR="00136925" w:rsidRDefault="00136925" w:rsidP="00FE603E">
      <w:pPr>
        <w:spacing w:before="0" w:after="0" w:line="240" w:lineRule="auto"/>
        <w:rPr>
          <w:rFonts w:ascii="Times New Roman" w:hAnsi="Times New Roman"/>
          <w:i/>
          <w:iCs/>
          <w:sz w:val="26"/>
          <w:szCs w:val="26"/>
          <w:lang w:val="en-GB"/>
        </w:rPr>
      </w:pPr>
    </w:p>
    <w:p w14:paraId="15844CD1" w14:textId="77777777" w:rsidR="00136925" w:rsidRDefault="00136925" w:rsidP="00FE603E">
      <w:pPr>
        <w:spacing w:before="0" w:after="0" w:line="240" w:lineRule="auto"/>
        <w:rPr>
          <w:rFonts w:ascii="Times New Roman" w:hAnsi="Times New Roman"/>
          <w:i/>
          <w:iCs/>
          <w:sz w:val="26"/>
          <w:szCs w:val="26"/>
          <w:lang w:val="en-GB"/>
        </w:rPr>
      </w:pPr>
    </w:p>
    <w:p w14:paraId="4777C23A" w14:textId="77777777" w:rsidR="00136925" w:rsidRDefault="00136925" w:rsidP="00FE603E">
      <w:pPr>
        <w:spacing w:before="0" w:after="0" w:line="240" w:lineRule="auto"/>
        <w:rPr>
          <w:rFonts w:ascii="Times New Roman" w:hAnsi="Times New Roman"/>
          <w:i/>
          <w:iCs/>
          <w:sz w:val="26"/>
          <w:szCs w:val="26"/>
          <w:lang w:val="en-GB"/>
        </w:rPr>
      </w:pPr>
    </w:p>
    <w:p w14:paraId="6C32D41F" w14:textId="77777777" w:rsidR="00136925" w:rsidRDefault="00136925" w:rsidP="00FE603E">
      <w:pPr>
        <w:spacing w:before="0" w:after="0" w:line="240" w:lineRule="auto"/>
        <w:rPr>
          <w:rFonts w:ascii="Times New Roman" w:hAnsi="Times New Roman"/>
          <w:i/>
          <w:iCs/>
          <w:sz w:val="26"/>
          <w:szCs w:val="26"/>
          <w:lang w:val="en-GB"/>
        </w:rPr>
      </w:pPr>
    </w:p>
    <w:p w14:paraId="32F9A86E" w14:textId="77777777" w:rsidR="00136925" w:rsidRDefault="00136925" w:rsidP="00FE603E">
      <w:pPr>
        <w:spacing w:before="0" w:after="0" w:line="240" w:lineRule="auto"/>
        <w:rPr>
          <w:rFonts w:ascii="Times New Roman" w:hAnsi="Times New Roman"/>
          <w:i/>
          <w:iCs/>
          <w:sz w:val="26"/>
          <w:szCs w:val="26"/>
          <w:lang w:val="en-GB"/>
        </w:rPr>
      </w:pPr>
    </w:p>
    <w:p w14:paraId="7D5EE013" w14:textId="77777777" w:rsidR="00136925" w:rsidRDefault="00136925" w:rsidP="00FE603E">
      <w:pPr>
        <w:spacing w:before="0" w:after="0" w:line="240" w:lineRule="auto"/>
        <w:rPr>
          <w:rFonts w:ascii="Times New Roman" w:hAnsi="Times New Roman"/>
          <w:i/>
          <w:iCs/>
          <w:sz w:val="26"/>
          <w:szCs w:val="26"/>
          <w:lang w:val="en-GB"/>
        </w:rPr>
      </w:pPr>
    </w:p>
    <w:p w14:paraId="0E2CDF37" w14:textId="77777777" w:rsidR="00136925" w:rsidRDefault="00136925" w:rsidP="00FE603E">
      <w:pPr>
        <w:spacing w:before="0" w:after="0" w:line="240" w:lineRule="auto"/>
        <w:rPr>
          <w:rFonts w:ascii="Times New Roman" w:hAnsi="Times New Roman"/>
          <w:i/>
          <w:iCs/>
          <w:sz w:val="26"/>
          <w:szCs w:val="26"/>
          <w:lang w:val="en-GB"/>
        </w:rPr>
      </w:pPr>
    </w:p>
    <w:p w14:paraId="24C5AC8F" w14:textId="1394D9EE" w:rsidR="00136925" w:rsidRPr="00B6173C" w:rsidRDefault="00136925" w:rsidP="00136925">
      <w:pPr>
        <w:spacing w:before="0" w:after="0" w:line="240" w:lineRule="auto"/>
        <w:jc w:val="center"/>
        <w:rPr>
          <w:rFonts w:ascii="Times New Roman" w:hAnsi="Times New Roman"/>
          <w:color w:val="000000" w:themeColor="text1"/>
          <w:sz w:val="26"/>
          <w:szCs w:val="26"/>
        </w:rPr>
      </w:pPr>
      <w:bookmarkStart w:id="2" w:name="_Toc389290017"/>
      <w:r>
        <w:rPr>
          <w:rFonts w:ascii="Times New Roman" w:hAnsi="Times New Roman"/>
          <w:color w:val="0432FF"/>
          <w:sz w:val="26"/>
          <w:szCs w:val="26"/>
        </w:rPr>
        <w:lastRenderedPageBreak/>
        <w:t>Table</w:t>
      </w:r>
      <w:r w:rsidRPr="00B6173C">
        <w:rPr>
          <w:rFonts w:ascii="Times New Roman" w:hAnsi="Times New Roman"/>
          <w:color w:val="0432FF"/>
          <w:sz w:val="26"/>
          <w:szCs w:val="26"/>
        </w:rPr>
        <w:t xml:space="preserve"> 1. </w:t>
      </w:r>
      <w:r w:rsidRPr="00136925">
        <w:rPr>
          <w:rFonts w:ascii="Times New Roman" w:hAnsi="Times New Roman"/>
          <w:sz w:val="26"/>
          <w:szCs w:val="26"/>
          <w:lang w:val="en-GB"/>
        </w:rPr>
        <w:t>Probability distributions and assumptions for modelling R</w:t>
      </w:r>
      <w:r w:rsidRPr="00136925">
        <w:rPr>
          <w:rFonts w:ascii="Times New Roman" w:hAnsi="Times New Roman"/>
          <w:sz w:val="26"/>
          <w:szCs w:val="26"/>
          <w:vertAlign w:val="subscript"/>
          <w:lang w:val="en-GB"/>
        </w:rPr>
        <w:t>1</w:t>
      </w:r>
      <w:r w:rsidRPr="00136925">
        <w:rPr>
          <w:rFonts w:ascii="Times New Roman" w:hAnsi="Times New Roman"/>
          <w:i/>
          <w:sz w:val="26"/>
          <w:szCs w:val="26"/>
          <w:vertAlign w:val="subscript"/>
          <w:lang w:val="en-GB"/>
        </w:rPr>
        <w:t>r</w:t>
      </w:r>
      <w:r w:rsidRPr="00136925">
        <w:rPr>
          <w:rFonts w:ascii="Times New Roman" w:hAnsi="Times New Roman"/>
          <w:sz w:val="26"/>
          <w:szCs w:val="26"/>
          <w:lang w:val="en-GB"/>
        </w:rPr>
        <w:t xml:space="preserve"> at the SC</w:t>
      </w:r>
      <w:r>
        <w:rPr>
          <w:rFonts w:ascii="Times New Roman" w:hAnsi="Times New Roman"/>
          <w:sz w:val="26"/>
          <w:szCs w:val="26"/>
          <w:lang w:val="en-GB"/>
        </w:rPr>
        <w:t>UA</w:t>
      </w:r>
    </w:p>
    <w:tbl>
      <w:tblPr>
        <w:tblStyle w:val="TableGrid"/>
        <w:tblW w:w="0" w:type="auto"/>
        <w:tblBorders>
          <w:left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838"/>
        <w:gridCol w:w="4078"/>
        <w:gridCol w:w="1554"/>
        <w:gridCol w:w="2936"/>
      </w:tblGrid>
      <w:tr w:rsidR="00133A0E" w:rsidRPr="00136925" w14:paraId="2D966D48" w14:textId="77777777" w:rsidTr="00464E11">
        <w:trPr>
          <w:trHeight w:val="536"/>
        </w:trPr>
        <w:tc>
          <w:tcPr>
            <w:tcW w:w="851" w:type="dxa"/>
            <w:tcBorders>
              <w:top w:val="single" w:sz="4" w:space="0" w:color="auto"/>
              <w:bottom w:val="single" w:sz="4" w:space="0" w:color="auto"/>
            </w:tcBorders>
            <w:vAlign w:val="center"/>
            <w:hideMark/>
          </w:tcPr>
          <w:bookmarkEnd w:id="2"/>
          <w:p w14:paraId="6359E467" w14:textId="77777777" w:rsidR="00136925" w:rsidRPr="00136925" w:rsidRDefault="00136925" w:rsidP="00136925">
            <w:pPr>
              <w:spacing w:before="0" w:after="0" w:line="240" w:lineRule="auto"/>
              <w:jc w:val="center"/>
              <w:rPr>
                <w:rFonts w:ascii="Times New Roman" w:hAnsi="Times New Roman"/>
                <w:sz w:val="24"/>
                <w:lang w:val="en-GB"/>
              </w:rPr>
            </w:pPr>
            <w:r w:rsidRPr="00136925">
              <w:rPr>
                <w:rFonts w:ascii="Times New Roman" w:hAnsi="Times New Roman"/>
                <w:sz w:val="24"/>
                <w:lang w:val="en-GB"/>
              </w:rPr>
              <w:t>Type of risk</w:t>
            </w:r>
          </w:p>
        </w:tc>
        <w:tc>
          <w:tcPr>
            <w:tcW w:w="4219" w:type="dxa"/>
            <w:tcBorders>
              <w:top w:val="single" w:sz="4" w:space="0" w:color="auto"/>
              <w:bottom w:val="single" w:sz="4" w:space="0" w:color="auto"/>
            </w:tcBorders>
            <w:vAlign w:val="center"/>
            <w:hideMark/>
          </w:tcPr>
          <w:p w14:paraId="0A9C1D09" w14:textId="77777777" w:rsidR="00136925" w:rsidRPr="00136925" w:rsidRDefault="00136925" w:rsidP="00136925">
            <w:pPr>
              <w:spacing w:before="0" w:after="0" w:line="240" w:lineRule="auto"/>
              <w:jc w:val="center"/>
              <w:rPr>
                <w:rFonts w:ascii="Times New Roman" w:hAnsi="Times New Roman"/>
                <w:sz w:val="24"/>
                <w:lang w:val="en-GB"/>
              </w:rPr>
            </w:pPr>
            <w:r w:rsidRPr="00136925">
              <w:rPr>
                <w:rFonts w:ascii="Times New Roman" w:hAnsi="Times New Roman"/>
                <w:sz w:val="24"/>
                <w:lang w:val="en-GB"/>
              </w:rPr>
              <w:t>Probability distribution</w:t>
            </w:r>
          </w:p>
        </w:tc>
        <w:tc>
          <w:tcPr>
            <w:tcW w:w="1559" w:type="dxa"/>
            <w:tcBorders>
              <w:top w:val="single" w:sz="4" w:space="0" w:color="auto"/>
              <w:bottom w:val="single" w:sz="4" w:space="0" w:color="auto"/>
            </w:tcBorders>
            <w:vAlign w:val="center"/>
            <w:hideMark/>
          </w:tcPr>
          <w:p w14:paraId="22129F0A" w14:textId="77777777" w:rsidR="00136925" w:rsidRPr="00136925" w:rsidRDefault="00136925" w:rsidP="00136925">
            <w:pPr>
              <w:spacing w:before="0" w:after="0" w:line="240" w:lineRule="auto"/>
              <w:jc w:val="center"/>
              <w:rPr>
                <w:rFonts w:ascii="Times New Roman" w:hAnsi="Times New Roman"/>
                <w:sz w:val="24"/>
                <w:lang w:val="en-GB"/>
              </w:rPr>
            </w:pPr>
            <w:r w:rsidRPr="00136925">
              <w:rPr>
                <w:rFonts w:ascii="Times New Roman" w:hAnsi="Times New Roman"/>
                <w:sz w:val="24"/>
                <w:lang w:val="en-GB"/>
              </w:rPr>
              <w:t>Distributional parameters</w:t>
            </w:r>
          </w:p>
        </w:tc>
        <w:tc>
          <w:tcPr>
            <w:tcW w:w="2977" w:type="dxa"/>
            <w:tcBorders>
              <w:top w:val="single" w:sz="4" w:space="0" w:color="auto"/>
              <w:bottom w:val="single" w:sz="4" w:space="0" w:color="auto"/>
            </w:tcBorders>
            <w:vAlign w:val="center"/>
            <w:hideMark/>
          </w:tcPr>
          <w:p w14:paraId="3F6C0206" w14:textId="19D29E0F" w:rsidR="00136925" w:rsidRPr="00136925" w:rsidRDefault="00136925" w:rsidP="00136925">
            <w:pPr>
              <w:spacing w:before="0" w:after="0" w:line="240" w:lineRule="auto"/>
              <w:jc w:val="center"/>
              <w:rPr>
                <w:rFonts w:ascii="Times New Roman" w:hAnsi="Times New Roman"/>
                <w:sz w:val="24"/>
                <w:lang w:val="en-GB"/>
              </w:rPr>
            </w:pPr>
            <w:r w:rsidRPr="00136925">
              <w:rPr>
                <w:rFonts w:ascii="Times New Roman" w:hAnsi="Times New Roman"/>
                <w:sz w:val="24"/>
                <w:lang w:val="en-GB"/>
              </w:rPr>
              <w:t>Modelling assumptions</w:t>
            </w:r>
          </w:p>
        </w:tc>
      </w:tr>
      <w:tr w:rsidR="00133A0E" w:rsidRPr="00136925" w14:paraId="220A936E" w14:textId="77777777" w:rsidTr="00464E11">
        <w:trPr>
          <w:trHeight w:val="2258"/>
        </w:trPr>
        <w:tc>
          <w:tcPr>
            <w:tcW w:w="851" w:type="dxa"/>
            <w:tcBorders>
              <w:top w:val="single" w:sz="4" w:space="0" w:color="auto"/>
            </w:tcBorders>
            <w:vAlign w:val="center"/>
            <w:hideMark/>
          </w:tcPr>
          <w:p w14:paraId="7EEB3978" w14:textId="77777777" w:rsidR="00136925" w:rsidRPr="00136925" w:rsidRDefault="00136925" w:rsidP="00136925">
            <w:pPr>
              <w:spacing w:before="0" w:after="0" w:line="240" w:lineRule="auto"/>
              <w:jc w:val="center"/>
              <w:rPr>
                <w:rFonts w:ascii="Times New Roman" w:hAnsi="Times New Roman"/>
                <w:sz w:val="24"/>
                <w:lang w:val="en-GB"/>
              </w:rPr>
            </w:pPr>
            <w:r w:rsidRPr="00136925">
              <w:rPr>
                <w:rFonts w:ascii="Times New Roman" w:hAnsi="Times New Roman"/>
                <w:sz w:val="24"/>
                <w:lang w:val="en-GB"/>
              </w:rPr>
              <w:t>R</w:t>
            </w:r>
            <w:r w:rsidRPr="00136925">
              <w:rPr>
                <w:rFonts w:ascii="Times New Roman" w:hAnsi="Times New Roman"/>
                <w:sz w:val="24"/>
                <w:vertAlign w:val="subscript"/>
                <w:lang w:val="en-GB"/>
              </w:rPr>
              <w:t>11</w:t>
            </w:r>
          </w:p>
        </w:tc>
        <w:tc>
          <w:tcPr>
            <w:tcW w:w="4219" w:type="dxa"/>
            <w:tcBorders>
              <w:top w:val="single" w:sz="4" w:space="0" w:color="auto"/>
            </w:tcBorders>
            <w:vAlign w:val="center"/>
            <w:hideMark/>
          </w:tcPr>
          <w:p w14:paraId="2108BA64" w14:textId="77777777" w:rsidR="00136925" w:rsidRPr="00136925" w:rsidRDefault="00136925" w:rsidP="00136925">
            <w:pPr>
              <w:spacing w:before="0" w:after="0" w:line="240" w:lineRule="auto"/>
              <w:jc w:val="left"/>
              <w:rPr>
                <w:rFonts w:ascii="Times New Roman" w:hAnsi="Times New Roman"/>
                <w:sz w:val="24"/>
                <w:lang w:val="en-GB"/>
              </w:rPr>
            </w:pPr>
            <w:r w:rsidRPr="00136925">
              <w:rPr>
                <w:rFonts w:ascii="Times New Roman" w:hAnsi="Times New Roman"/>
                <w:i/>
                <w:iCs/>
                <w:sz w:val="24"/>
                <w:lang w:val="en-GB"/>
              </w:rPr>
              <w:t>Uniform-discrete</w:t>
            </w:r>
            <w:r w:rsidRPr="00136925">
              <w:rPr>
                <w:rFonts w:ascii="Times New Roman" w:hAnsi="Times New Roman"/>
                <w:sz w:val="24"/>
                <w:lang w:val="en-GB"/>
              </w:rPr>
              <w:t xml:space="preserve">, </w:t>
            </w:r>
            <w:r w:rsidRPr="00136925">
              <w:rPr>
                <w:rFonts w:ascii="Times New Roman" w:hAnsi="Times New Roman"/>
                <w:i/>
                <w:iCs/>
                <w:sz w:val="24"/>
                <w:lang w:val="en-GB"/>
              </w:rPr>
              <w:t>U</w:t>
            </w:r>
            <w:r w:rsidRPr="00136925">
              <w:rPr>
                <w:rFonts w:ascii="Times New Roman" w:hAnsi="Times New Roman"/>
                <w:sz w:val="24"/>
                <w:lang w:val="en-GB"/>
              </w:rPr>
              <w:t>(</w:t>
            </w:r>
            <w:r w:rsidRPr="00136925">
              <w:rPr>
                <w:rFonts w:ascii="Times New Roman" w:hAnsi="Times New Roman"/>
                <w:i/>
                <w:iCs/>
                <w:sz w:val="24"/>
                <w:lang w:val="en-GB"/>
              </w:rPr>
              <w:t>x</w:t>
            </w:r>
            <w:r w:rsidRPr="00136925">
              <w:rPr>
                <w:rFonts w:ascii="Times New Roman" w:hAnsi="Times New Roman"/>
                <w:sz w:val="24"/>
                <w:lang w:val="en-GB"/>
              </w:rPr>
              <w:t xml:space="preserve">: occurrence of a breakdown at the workstation in an interval of 168 hours; </w:t>
            </w:r>
            <w:r w:rsidRPr="00136925">
              <w:rPr>
                <w:rFonts w:ascii="Times New Roman" w:hAnsi="Times New Roman"/>
                <w:i/>
                <w:iCs/>
                <w:sz w:val="24"/>
                <w:lang w:val="en-GB"/>
              </w:rPr>
              <w:t>a</w:t>
            </w:r>
            <w:r w:rsidRPr="00136925">
              <w:rPr>
                <w:rFonts w:ascii="Times New Roman" w:hAnsi="Times New Roman"/>
                <w:sz w:val="24"/>
                <w:lang w:val="en-GB"/>
              </w:rPr>
              <w:t xml:space="preserve">: the lower bound of the interval of time in hours; </w:t>
            </w:r>
            <w:r w:rsidRPr="00136925">
              <w:rPr>
                <w:rFonts w:ascii="Times New Roman" w:hAnsi="Times New Roman"/>
                <w:i/>
                <w:iCs/>
                <w:sz w:val="24"/>
                <w:lang w:val="en-GB"/>
              </w:rPr>
              <w:t>b</w:t>
            </w:r>
            <w:r w:rsidRPr="00136925">
              <w:rPr>
                <w:rFonts w:ascii="Times New Roman" w:hAnsi="Times New Roman"/>
                <w:sz w:val="24"/>
                <w:lang w:val="en-GB"/>
              </w:rPr>
              <w:t xml:space="preserve">: the upper bound of the interval of time in hours). </w:t>
            </w:r>
            <w:r w:rsidRPr="00136925">
              <w:rPr>
                <w:rFonts w:ascii="Times New Roman" w:hAnsi="Times New Roman"/>
                <w:sz w:val="24"/>
                <w:lang w:val="en-GB"/>
              </w:rPr>
              <w:br/>
            </w:r>
            <w:r w:rsidRPr="00136925">
              <w:rPr>
                <w:rFonts w:ascii="Times New Roman" w:hAnsi="Times New Roman"/>
                <w:i/>
                <w:iCs/>
                <w:sz w:val="24"/>
                <w:lang w:val="en-GB"/>
              </w:rPr>
              <w:t>Exponential</w:t>
            </w:r>
            <w:r w:rsidRPr="00136925">
              <w:rPr>
                <w:rFonts w:ascii="Times New Roman" w:hAnsi="Times New Roman"/>
                <w:sz w:val="24"/>
                <w:lang w:val="en-GB"/>
              </w:rPr>
              <w:t xml:space="preserve">, </w:t>
            </w:r>
            <w:r w:rsidRPr="00136925">
              <w:rPr>
                <w:rFonts w:ascii="Times New Roman" w:hAnsi="Times New Roman"/>
                <w:i/>
                <w:iCs/>
                <w:sz w:val="24"/>
                <w:lang w:val="en-GB"/>
              </w:rPr>
              <w:t>exp</w:t>
            </w:r>
            <w:r w:rsidRPr="00136925">
              <w:rPr>
                <w:rFonts w:ascii="Times New Roman" w:hAnsi="Times New Roman"/>
                <w:sz w:val="24"/>
                <w:lang w:val="en-GB"/>
              </w:rPr>
              <w:t>(</w:t>
            </w:r>
            <w:r w:rsidRPr="00136925">
              <w:rPr>
                <w:rFonts w:ascii="Times New Roman" w:hAnsi="Times New Roman"/>
                <w:i/>
                <w:iCs/>
                <w:sz w:val="24"/>
                <w:lang w:val="en-GB"/>
              </w:rPr>
              <w:t>x</w:t>
            </w:r>
            <w:r w:rsidRPr="00136925">
              <w:rPr>
                <w:rFonts w:ascii="Times New Roman" w:hAnsi="Times New Roman"/>
                <w:sz w:val="24"/>
                <w:lang w:val="en-GB"/>
              </w:rPr>
              <w:t xml:space="preserve">: time in hours before the machine is repaired, </w:t>
            </w:r>
            <w:r w:rsidRPr="00136925">
              <w:rPr>
                <w:rFonts w:ascii="Times New Roman" w:hAnsi="Times New Roman"/>
                <w:i/>
                <w:iCs/>
                <w:sz w:val="24"/>
                <w:lang w:val="en-GB"/>
              </w:rPr>
              <w:t>β</w:t>
            </w:r>
            <w:r w:rsidRPr="00136925">
              <w:rPr>
                <w:rFonts w:ascii="Times New Roman" w:hAnsi="Times New Roman"/>
                <w:sz w:val="24"/>
                <w:lang w:val="en-GB"/>
              </w:rPr>
              <w:t>: average time in hours before the machine is repaired). The average time in hours before the machine or workstation is repaired is equal to two hours.</w:t>
            </w:r>
          </w:p>
        </w:tc>
        <w:tc>
          <w:tcPr>
            <w:tcW w:w="1559" w:type="dxa"/>
            <w:tcBorders>
              <w:top w:val="single" w:sz="4" w:space="0" w:color="auto"/>
            </w:tcBorders>
            <w:vAlign w:val="center"/>
            <w:hideMark/>
          </w:tcPr>
          <w:p w14:paraId="66E3434D" w14:textId="77777777" w:rsidR="00136925" w:rsidRPr="00136925" w:rsidRDefault="00136925" w:rsidP="00BC7091">
            <w:pPr>
              <w:spacing w:before="0" w:after="0" w:line="240" w:lineRule="auto"/>
              <w:jc w:val="left"/>
              <w:rPr>
                <w:rFonts w:ascii="Times New Roman" w:hAnsi="Times New Roman"/>
                <w:sz w:val="24"/>
                <w:lang w:val="en-GB"/>
              </w:rPr>
            </w:pPr>
            <w:r w:rsidRPr="00136925">
              <w:rPr>
                <w:rFonts w:ascii="Times New Roman" w:hAnsi="Times New Roman"/>
                <w:i/>
                <w:iCs/>
                <w:sz w:val="24"/>
                <w:lang w:val="en-GB"/>
              </w:rPr>
              <w:t>U</w:t>
            </w:r>
            <w:r w:rsidRPr="00136925">
              <w:rPr>
                <w:rFonts w:ascii="Times New Roman" w:hAnsi="Times New Roman"/>
                <w:sz w:val="24"/>
                <w:lang w:val="en-GB"/>
              </w:rPr>
              <w:t>(</w:t>
            </w:r>
            <w:r w:rsidRPr="00136925">
              <w:rPr>
                <w:rFonts w:ascii="Times New Roman" w:hAnsi="Times New Roman"/>
                <w:i/>
                <w:iCs/>
                <w:sz w:val="24"/>
                <w:lang w:val="en-GB"/>
              </w:rPr>
              <w:t xml:space="preserve">x </w:t>
            </w:r>
            <w:r w:rsidRPr="00136925">
              <w:rPr>
                <w:rFonts w:ascii="Cambria Math" w:hAnsi="Cambria Math" w:cs="Cambria Math"/>
                <w:sz w:val="24"/>
                <w:lang w:val="en-GB"/>
              </w:rPr>
              <w:t>∈</w:t>
            </w:r>
            <w:r w:rsidRPr="00136925">
              <w:rPr>
                <w:rFonts w:ascii="Times New Roman" w:hAnsi="Times New Roman"/>
                <w:i/>
                <w:iCs/>
                <w:sz w:val="24"/>
                <w:lang w:val="en-GB"/>
              </w:rPr>
              <w:t xml:space="preserve"> Z</w:t>
            </w:r>
            <w:r w:rsidRPr="00136925">
              <w:rPr>
                <w:rFonts w:ascii="Times New Roman" w:hAnsi="Times New Roman"/>
                <w:i/>
                <w:iCs/>
                <w:sz w:val="24"/>
                <w:vertAlign w:val="superscript"/>
                <w:lang w:val="en-GB"/>
              </w:rPr>
              <w:t>+</w:t>
            </w:r>
            <w:r w:rsidRPr="00136925">
              <w:rPr>
                <w:rFonts w:ascii="Times New Roman" w:hAnsi="Times New Roman"/>
                <w:iCs/>
                <w:sz w:val="24"/>
                <w:lang w:val="en-GB"/>
              </w:rPr>
              <w:t>,</w:t>
            </w:r>
            <w:r w:rsidRPr="00136925">
              <w:rPr>
                <w:rFonts w:ascii="Times New Roman" w:hAnsi="Times New Roman"/>
                <w:i/>
                <w:iCs/>
                <w:sz w:val="24"/>
                <w:lang w:val="en-GB"/>
              </w:rPr>
              <w:t xml:space="preserve"> a</w:t>
            </w:r>
            <w:r w:rsidRPr="00136925">
              <w:rPr>
                <w:rFonts w:ascii="Times New Roman" w:hAnsi="Times New Roman"/>
                <w:sz w:val="24"/>
                <w:lang w:val="en-GB"/>
              </w:rPr>
              <w:t>: 1,</w:t>
            </w:r>
            <w:r w:rsidRPr="00136925">
              <w:rPr>
                <w:rFonts w:ascii="Times New Roman" w:hAnsi="Times New Roman"/>
                <w:i/>
                <w:iCs/>
                <w:sz w:val="24"/>
                <w:lang w:val="en-GB"/>
              </w:rPr>
              <w:t xml:space="preserve"> b</w:t>
            </w:r>
            <w:r w:rsidRPr="00136925">
              <w:rPr>
                <w:rFonts w:ascii="Times New Roman" w:hAnsi="Times New Roman"/>
                <w:sz w:val="24"/>
                <w:lang w:val="en-GB"/>
              </w:rPr>
              <w:t>: 168)</w:t>
            </w:r>
            <w:r w:rsidRPr="00136925">
              <w:rPr>
                <w:rFonts w:ascii="Times New Roman" w:hAnsi="Times New Roman"/>
                <w:i/>
                <w:iCs/>
                <w:sz w:val="24"/>
                <w:lang w:val="en-GB"/>
              </w:rPr>
              <w:t xml:space="preserve"> </w:t>
            </w:r>
            <w:r w:rsidRPr="00136925">
              <w:rPr>
                <w:rFonts w:ascii="Times New Roman" w:hAnsi="Times New Roman"/>
                <w:sz w:val="24"/>
                <w:lang w:val="en-GB"/>
              </w:rPr>
              <w:t>for</w:t>
            </w:r>
            <w:r w:rsidRPr="00136925">
              <w:rPr>
                <w:rFonts w:ascii="Times New Roman" w:hAnsi="Times New Roman"/>
                <w:i/>
                <w:iCs/>
                <w:sz w:val="24"/>
                <w:lang w:val="en-GB"/>
              </w:rPr>
              <w:t xml:space="preserve">  a </w:t>
            </w:r>
            <w:r w:rsidRPr="00136925">
              <w:rPr>
                <w:rFonts w:ascii="Times New Roman" w:hAnsi="Times New Roman"/>
                <w:sz w:val="24"/>
                <w:lang w:val="en-GB"/>
              </w:rPr>
              <w:t>≤</w:t>
            </w:r>
            <w:r w:rsidRPr="00136925">
              <w:rPr>
                <w:rFonts w:ascii="Times New Roman" w:hAnsi="Times New Roman"/>
                <w:i/>
                <w:iCs/>
                <w:sz w:val="24"/>
                <w:lang w:val="en-GB"/>
              </w:rPr>
              <w:t xml:space="preserve"> X </w:t>
            </w:r>
            <w:r w:rsidRPr="00136925">
              <w:rPr>
                <w:rFonts w:ascii="Times New Roman" w:hAnsi="Times New Roman"/>
                <w:sz w:val="24"/>
                <w:lang w:val="en-GB"/>
              </w:rPr>
              <w:t>≤</w:t>
            </w:r>
            <w:r w:rsidRPr="00136925">
              <w:rPr>
                <w:rFonts w:ascii="Times New Roman" w:hAnsi="Times New Roman"/>
                <w:i/>
                <w:iCs/>
                <w:sz w:val="24"/>
                <w:lang w:val="en-GB"/>
              </w:rPr>
              <w:t xml:space="preserve"> b</w:t>
            </w:r>
            <w:r w:rsidRPr="00136925">
              <w:rPr>
                <w:rFonts w:ascii="Times New Roman" w:hAnsi="Times New Roman"/>
                <w:sz w:val="24"/>
                <w:lang w:val="en-GB"/>
              </w:rPr>
              <w:t xml:space="preserve">; </w:t>
            </w:r>
            <w:r w:rsidRPr="00136925">
              <w:rPr>
                <w:rFonts w:ascii="Times New Roman" w:hAnsi="Times New Roman"/>
                <w:sz w:val="24"/>
                <w:lang w:val="en-GB"/>
              </w:rPr>
              <w:br/>
            </w:r>
            <w:r w:rsidRPr="00136925">
              <w:rPr>
                <w:rFonts w:ascii="Times New Roman" w:hAnsi="Times New Roman"/>
                <w:i/>
                <w:iCs/>
                <w:sz w:val="24"/>
                <w:lang w:val="en-GB"/>
              </w:rPr>
              <w:t>exp</w:t>
            </w:r>
            <w:r w:rsidRPr="00136925">
              <w:rPr>
                <w:rFonts w:ascii="Times New Roman" w:hAnsi="Times New Roman"/>
                <w:sz w:val="24"/>
                <w:lang w:val="en-GB"/>
              </w:rPr>
              <w:t>(</w:t>
            </w:r>
            <w:r w:rsidRPr="00136925">
              <w:rPr>
                <w:rFonts w:ascii="Times New Roman" w:hAnsi="Times New Roman"/>
                <w:i/>
                <w:iCs/>
                <w:sz w:val="24"/>
                <w:lang w:val="en-GB"/>
              </w:rPr>
              <w:t xml:space="preserve">x </w:t>
            </w:r>
            <w:r w:rsidRPr="00136925">
              <w:rPr>
                <w:rFonts w:ascii="Cambria Math" w:hAnsi="Cambria Math" w:cs="Cambria Math"/>
                <w:sz w:val="24"/>
                <w:lang w:val="en-GB"/>
              </w:rPr>
              <w:t>∈</w:t>
            </w:r>
            <w:r w:rsidRPr="00136925">
              <w:rPr>
                <w:rFonts w:ascii="Times New Roman" w:hAnsi="Times New Roman"/>
                <w:sz w:val="24"/>
                <w:lang w:val="en-GB"/>
              </w:rPr>
              <w:t xml:space="preserve"> </w:t>
            </w:r>
            <w:r w:rsidRPr="00136925">
              <w:rPr>
                <w:rFonts w:ascii="Times New Roman" w:hAnsi="Times New Roman"/>
                <w:i/>
                <w:iCs/>
                <w:sz w:val="24"/>
                <w:lang w:val="en-GB"/>
              </w:rPr>
              <w:t>R</w:t>
            </w:r>
            <w:r w:rsidRPr="00136925">
              <w:rPr>
                <w:rFonts w:ascii="Times New Roman" w:hAnsi="Times New Roman"/>
                <w:sz w:val="24"/>
                <w:vertAlign w:val="superscript"/>
                <w:lang w:val="en-GB"/>
              </w:rPr>
              <w:t>+</w:t>
            </w:r>
            <w:r w:rsidRPr="00136925">
              <w:rPr>
                <w:rFonts w:ascii="Times New Roman" w:hAnsi="Times New Roman"/>
                <w:sz w:val="24"/>
                <w:lang w:val="en-GB"/>
              </w:rPr>
              <w:t>, β: 2) for β &gt; 0</w:t>
            </w:r>
          </w:p>
        </w:tc>
        <w:tc>
          <w:tcPr>
            <w:tcW w:w="2977" w:type="dxa"/>
            <w:tcBorders>
              <w:top w:val="single" w:sz="4" w:space="0" w:color="auto"/>
            </w:tcBorders>
            <w:vAlign w:val="center"/>
            <w:hideMark/>
          </w:tcPr>
          <w:p w14:paraId="3799CAEC" w14:textId="77777777" w:rsidR="00136925" w:rsidRPr="00136925" w:rsidRDefault="00136925" w:rsidP="00136925">
            <w:pPr>
              <w:spacing w:before="0" w:after="0" w:line="240" w:lineRule="auto"/>
              <w:jc w:val="left"/>
              <w:rPr>
                <w:rFonts w:ascii="Times New Roman" w:hAnsi="Times New Roman"/>
                <w:sz w:val="24"/>
                <w:lang w:val="en-GB"/>
              </w:rPr>
            </w:pPr>
            <w:r w:rsidRPr="00136925">
              <w:rPr>
                <w:rFonts w:ascii="Times New Roman" w:hAnsi="Times New Roman"/>
                <w:sz w:val="24"/>
                <w:lang w:val="en-GB"/>
              </w:rPr>
              <w:t>(1) The negative effects of breakdowns at Op</w:t>
            </w:r>
            <w:r w:rsidRPr="00136925">
              <w:rPr>
                <w:rFonts w:ascii="Times New Roman" w:hAnsi="Times New Roman"/>
                <w:sz w:val="24"/>
                <w:vertAlign w:val="subscript"/>
                <w:lang w:val="en-GB"/>
              </w:rPr>
              <w:t>5</w:t>
            </w:r>
            <w:r w:rsidRPr="00136925">
              <w:rPr>
                <w:rFonts w:ascii="Times New Roman" w:hAnsi="Times New Roman"/>
                <w:sz w:val="24"/>
                <w:lang w:val="en-GB"/>
              </w:rPr>
              <w:t xml:space="preserve"> and Op</w:t>
            </w:r>
            <w:r w:rsidRPr="00136925">
              <w:rPr>
                <w:rFonts w:ascii="Times New Roman" w:hAnsi="Times New Roman"/>
                <w:sz w:val="24"/>
                <w:vertAlign w:val="subscript"/>
                <w:lang w:val="en-GB"/>
              </w:rPr>
              <w:t>6</w:t>
            </w:r>
            <w:r w:rsidRPr="00136925">
              <w:rPr>
                <w:rFonts w:ascii="Times New Roman" w:hAnsi="Times New Roman"/>
                <w:sz w:val="24"/>
                <w:lang w:val="en-GB"/>
              </w:rPr>
              <w:t xml:space="preserve"> are all equivalent, (2) the probability of occurrence of any workstation’s breakdown is identical along of the interval of time, and (3) the average time in hours before the machine/workstation is repaired is independent for each event.</w:t>
            </w:r>
          </w:p>
        </w:tc>
      </w:tr>
      <w:tr w:rsidR="00133A0E" w:rsidRPr="00136925" w14:paraId="2E1CA7C5" w14:textId="77777777" w:rsidTr="00464E11">
        <w:trPr>
          <w:trHeight w:val="1691"/>
        </w:trPr>
        <w:tc>
          <w:tcPr>
            <w:tcW w:w="851" w:type="dxa"/>
            <w:vAlign w:val="center"/>
            <w:hideMark/>
          </w:tcPr>
          <w:p w14:paraId="0AC6B8AF" w14:textId="77777777" w:rsidR="00136925" w:rsidRPr="00136925" w:rsidRDefault="00136925" w:rsidP="00136925">
            <w:pPr>
              <w:spacing w:before="0" w:after="0" w:line="240" w:lineRule="auto"/>
              <w:jc w:val="center"/>
              <w:rPr>
                <w:rFonts w:ascii="Times New Roman" w:hAnsi="Times New Roman"/>
                <w:sz w:val="24"/>
                <w:lang w:val="en-GB"/>
              </w:rPr>
            </w:pPr>
            <w:r w:rsidRPr="00136925">
              <w:rPr>
                <w:rFonts w:ascii="Times New Roman" w:hAnsi="Times New Roman"/>
                <w:sz w:val="24"/>
                <w:lang w:val="en-GB"/>
              </w:rPr>
              <w:t>R</w:t>
            </w:r>
            <w:r w:rsidRPr="00136925">
              <w:rPr>
                <w:rFonts w:ascii="Times New Roman" w:hAnsi="Times New Roman"/>
                <w:sz w:val="24"/>
                <w:vertAlign w:val="subscript"/>
                <w:lang w:val="en-GB"/>
              </w:rPr>
              <w:t>12</w:t>
            </w:r>
          </w:p>
        </w:tc>
        <w:tc>
          <w:tcPr>
            <w:tcW w:w="4219" w:type="dxa"/>
            <w:vAlign w:val="center"/>
            <w:hideMark/>
          </w:tcPr>
          <w:p w14:paraId="04A7BD43" w14:textId="77777777" w:rsidR="00136925" w:rsidRPr="00136925" w:rsidRDefault="00136925" w:rsidP="00136925">
            <w:pPr>
              <w:spacing w:before="0" w:after="0" w:line="240" w:lineRule="auto"/>
              <w:jc w:val="center"/>
              <w:rPr>
                <w:rFonts w:ascii="Times New Roman" w:hAnsi="Times New Roman"/>
                <w:sz w:val="24"/>
                <w:lang w:val="en-GB"/>
              </w:rPr>
            </w:pPr>
            <w:r w:rsidRPr="00136925">
              <w:rPr>
                <w:rFonts w:ascii="Times New Roman" w:hAnsi="Times New Roman"/>
                <w:i/>
                <w:iCs/>
                <w:sz w:val="24"/>
                <w:lang w:val="en-GB"/>
              </w:rPr>
              <w:t>Binomial</w:t>
            </w:r>
            <w:r w:rsidRPr="00136925">
              <w:rPr>
                <w:rFonts w:ascii="Times New Roman" w:hAnsi="Times New Roman"/>
                <w:sz w:val="24"/>
                <w:lang w:val="en-GB"/>
              </w:rPr>
              <w:t xml:space="preserve">, </w:t>
            </w:r>
            <w:r w:rsidRPr="00136925">
              <w:rPr>
                <w:rFonts w:ascii="Times New Roman" w:hAnsi="Times New Roman"/>
                <w:i/>
                <w:iCs/>
                <w:sz w:val="24"/>
                <w:lang w:val="en-GB"/>
              </w:rPr>
              <w:t>B</w:t>
            </w:r>
            <w:r w:rsidRPr="00136925">
              <w:rPr>
                <w:rFonts w:ascii="Times New Roman" w:hAnsi="Times New Roman"/>
                <w:sz w:val="24"/>
                <w:lang w:val="en-GB"/>
              </w:rPr>
              <w:t>(</w:t>
            </w:r>
            <w:r w:rsidRPr="00136925">
              <w:rPr>
                <w:rFonts w:ascii="Times New Roman" w:hAnsi="Times New Roman"/>
                <w:i/>
                <w:iCs/>
                <w:sz w:val="24"/>
                <w:lang w:val="en-GB"/>
              </w:rPr>
              <w:t>x</w:t>
            </w:r>
            <w:r w:rsidRPr="00136925">
              <w:rPr>
                <w:rFonts w:ascii="Times New Roman" w:hAnsi="Times New Roman"/>
                <w:sz w:val="24"/>
                <w:lang w:val="en-GB"/>
              </w:rPr>
              <w:t xml:space="preserve">: number of contracts delayed in </w:t>
            </w:r>
            <w:r w:rsidRPr="00136925">
              <w:rPr>
                <w:rFonts w:ascii="Times New Roman" w:hAnsi="Times New Roman"/>
                <w:i/>
                <w:iCs/>
                <w:sz w:val="24"/>
                <w:lang w:val="en-GB"/>
              </w:rPr>
              <w:t>n</w:t>
            </w:r>
            <w:r w:rsidRPr="00136925">
              <w:rPr>
                <w:rFonts w:ascii="Times New Roman" w:hAnsi="Times New Roman"/>
                <w:sz w:val="24"/>
                <w:lang w:val="en-GB"/>
              </w:rPr>
              <w:t xml:space="preserve"> contracting processes;</w:t>
            </w:r>
            <w:r w:rsidRPr="00136925">
              <w:rPr>
                <w:rFonts w:ascii="Times New Roman" w:hAnsi="Times New Roman"/>
                <w:i/>
                <w:iCs/>
                <w:sz w:val="24"/>
                <w:lang w:val="en-GB"/>
              </w:rPr>
              <w:t xml:space="preserve"> n</w:t>
            </w:r>
            <w:r w:rsidRPr="00136925">
              <w:rPr>
                <w:rFonts w:ascii="Times New Roman" w:hAnsi="Times New Roman"/>
                <w:sz w:val="24"/>
                <w:lang w:val="en-GB"/>
              </w:rPr>
              <w:t xml:space="preserve">: number of contracting processes, </w:t>
            </w:r>
            <w:r w:rsidRPr="00136925">
              <w:rPr>
                <w:rFonts w:ascii="Times New Roman" w:hAnsi="Times New Roman"/>
                <w:i/>
                <w:iCs/>
                <w:sz w:val="24"/>
                <w:lang w:val="en-GB"/>
              </w:rPr>
              <w:t>p</w:t>
            </w:r>
            <w:r w:rsidRPr="00136925">
              <w:rPr>
                <w:rFonts w:ascii="Times New Roman" w:hAnsi="Times New Roman"/>
                <w:sz w:val="24"/>
                <w:lang w:val="en-GB"/>
              </w:rPr>
              <w:t>: likelihood that one contract is delayed).</w:t>
            </w:r>
          </w:p>
        </w:tc>
        <w:tc>
          <w:tcPr>
            <w:tcW w:w="1559" w:type="dxa"/>
            <w:vAlign w:val="center"/>
            <w:hideMark/>
          </w:tcPr>
          <w:p w14:paraId="321462D8" w14:textId="77777777" w:rsidR="00136925" w:rsidRPr="00136925" w:rsidRDefault="00136925" w:rsidP="00BC7091">
            <w:pPr>
              <w:spacing w:before="0" w:after="0" w:line="240" w:lineRule="auto"/>
              <w:jc w:val="left"/>
              <w:rPr>
                <w:rFonts w:ascii="Times New Roman" w:hAnsi="Times New Roman"/>
                <w:sz w:val="24"/>
                <w:lang w:val="en-GB"/>
              </w:rPr>
            </w:pPr>
            <w:r w:rsidRPr="00136925">
              <w:rPr>
                <w:rFonts w:ascii="Times New Roman" w:hAnsi="Times New Roman"/>
                <w:i/>
                <w:iCs/>
                <w:sz w:val="24"/>
                <w:lang w:val="en-GB"/>
              </w:rPr>
              <w:t>B</w:t>
            </w:r>
            <w:r w:rsidRPr="00136925">
              <w:rPr>
                <w:rFonts w:ascii="Times New Roman" w:hAnsi="Times New Roman"/>
                <w:sz w:val="24"/>
                <w:lang w:val="en-GB"/>
              </w:rPr>
              <w:t>(</w:t>
            </w:r>
            <w:r w:rsidRPr="00136925">
              <w:rPr>
                <w:rFonts w:ascii="Times New Roman" w:hAnsi="Times New Roman"/>
                <w:i/>
                <w:iCs/>
                <w:sz w:val="24"/>
                <w:lang w:val="en-GB"/>
              </w:rPr>
              <w:t>x</w:t>
            </w:r>
            <w:r w:rsidRPr="00136925">
              <w:rPr>
                <w:rFonts w:ascii="Times New Roman" w:hAnsi="Times New Roman"/>
                <w:sz w:val="24"/>
                <w:lang w:val="en-GB"/>
              </w:rPr>
              <w:t xml:space="preserve"> </w:t>
            </w:r>
            <w:r w:rsidRPr="00136925">
              <w:rPr>
                <w:rFonts w:ascii="Cambria Math" w:hAnsi="Cambria Math" w:cs="Cambria Math"/>
                <w:sz w:val="24"/>
                <w:lang w:val="en-GB"/>
              </w:rPr>
              <w:t>∈</w:t>
            </w:r>
            <w:r w:rsidRPr="00136925">
              <w:rPr>
                <w:rFonts w:ascii="Times New Roman" w:hAnsi="Times New Roman"/>
                <w:sz w:val="24"/>
                <w:lang w:val="en-GB"/>
              </w:rPr>
              <w:t xml:space="preserve"> Z</w:t>
            </w:r>
            <w:r w:rsidRPr="00136925">
              <w:rPr>
                <w:rFonts w:ascii="Times New Roman" w:hAnsi="Times New Roman"/>
                <w:sz w:val="24"/>
                <w:vertAlign w:val="superscript"/>
                <w:lang w:val="en-GB"/>
              </w:rPr>
              <w:t>+</w:t>
            </w:r>
            <w:r w:rsidRPr="00136925">
              <w:rPr>
                <w:rFonts w:ascii="Times New Roman" w:hAnsi="Times New Roman"/>
                <w:sz w:val="24"/>
                <w:lang w:val="en-GB"/>
              </w:rPr>
              <w:t xml:space="preserve">, </w:t>
            </w:r>
            <w:r w:rsidRPr="00136925">
              <w:rPr>
                <w:rFonts w:ascii="Times New Roman" w:hAnsi="Times New Roman"/>
                <w:i/>
                <w:iCs/>
                <w:sz w:val="24"/>
                <w:lang w:val="en-GB"/>
              </w:rPr>
              <w:t>n</w:t>
            </w:r>
            <w:r w:rsidRPr="00136925">
              <w:rPr>
                <w:rFonts w:ascii="Times New Roman" w:hAnsi="Times New Roman"/>
                <w:sz w:val="24"/>
                <w:lang w:val="en-GB"/>
              </w:rPr>
              <w:t xml:space="preserve">: 12, </w:t>
            </w:r>
            <w:r w:rsidRPr="00136925">
              <w:rPr>
                <w:rFonts w:ascii="Times New Roman" w:hAnsi="Times New Roman"/>
                <w:i/>
                <w:iCs/>
                <w:sz w:val="24"/>
                <w:lang w:val="en-GB"/>
              </w:rPr>
              <w:t>p:</w:t>
            </w:r>
            <w:r w:rsidRPr="00136925">
              <w:rPr>
                <w:rFonts w:ascii="Times New Roman" w:hAnsi="Times New Roman"/>
                <w:sz w:val="24"/>
                <w:lang w:val="en-GB"/>
              </w:rPr>
              <w:t xml:space="preserve"> 1/11) for </w:t>
            </w:r>
            <w:r w:rsidRPr="00136925">
              <w:rPr>
                <w:rFonts w:ascii="Times New Roman" w:hAnsi="Times New Roman"/>
                <w:i/>
                <w:iCs/>
                <w:sz w:val="24"/>
                <w:lang w:val="en-GB"/>
              </w:rPr>
              <w:t>n</w:t>
            </w:r>
            <w:r w:rsidRPr="00136925">
              <w:rPr>
                <w:rFonts w:ascii="Times New Roman" w:hAnsi="Times New Roman"/>
                <w:sz w:val="24"/>
                <w:lang w:val="en-GB"/>
              </w:rPr>
              <w:t xml:space="preserve"> ≥ 1 and 0 ≤ </w:t>
            </w:r>
            <w:r w:rsidRPr="00136925">
              <w:rPr>
                <w:rFonts w:ascii="Times New Roman" w:hAnsi="Times New Roman"/>
                <w:i/>
                <w:iCs/>
                <w:sz w:val="24"/>
                <w:lang w:val="en-GB"/>
              </w:rPr>
              <w:t xml:space="preserve">p ≤ </w:t>
            </w:r>
            <w:r w:rsidRPr="00136925">
              <w:rPr>
                <w:rFonts w:ascii="Times New Roman" w:hAnsi="Times New Roman"/>
                <w:sz w:val="24"/>
                <w:lang w:val="en-GB"/>
              </w:rPr>
              <w:t>1</w:t>
            </w:r>
          </w:p>
        </w:tc>
        <w:tc>
          <w:tcPr>
            <w:tcW w:w="2977" w:type="dxa"/>
            <w:vAlign w:val="center"/>
            <w:hideMark/>
          </w:tcPr>
          <w:p w14:paraId="5320D873" w14:textId="0B2607B7" w:rsidR="00136925" w:rsidRPr="00136925" w:rsidRDefault="00136925" w:rsidP="00E63F5B">
            <w:pPr>
              <w:spacing w:before="0" w:after="0" w:line="240" w:lineRule="auto"/>
              <w:jc w:val="left"/>
              <w:rPr>
                <w:rFonts w:ascii="Times New Roman" w:hAnsi="Times New Roman"/>
                <w:sz w:val="24"/>
                <w:lang w:val="en-GB"/>
              </w:rPr>
            </w:pPr>
            <w:r w:rsidRPr="00136925">
              <w:rPr>
                <w:rFonts w:ascii="Times New Roman" w:hAnsi="Times New Roman"/>
                <w:sz w:val="24"/>
                <w:lang w:val="en-GB"/>
              </w:rPr>
              <w:t>(1) The likelihood of delays in Op</w:t>
            </w:r>
            <w:r w:rsidRPr="00136925">
              <w:rPr>
                <w:rFonts w:ascii="Times New Roman" w:hAnsi="Times New Roman"/>
                <w:sz w:val="24"/>
                <w:vertAlign w:val="subscript"/>
                <w:lang w:val="en-GB"/>
              </w:rPr>
              <w:t>1</w:t>
            </w:r>
            <w:r w:rsidRPr="00136925">
              <w:rPr>
                <w:rFonts w:ascii="Times New Roman" w:hAnsi="Times New Roman"/>
                <w:sz w:val="24"/>
                <w:lang w:val="en-GB"/>
              </w:rPr>
              <w:t xml:space="preserve"> remains constant for each of </w:t>
            </w:r>
            <w:r w:rsidRPr="00136925">
              <w:rPr>
                <w:rFonts w:ascii="Times New Roman" w:hAnsi="Times New Roman"/>
                <w:i/>
                <w:iCs/>
                <w:sz w:val="24"/>
                <w:lang w:val="en-GB"/>
              </w:rPr>
              <w:t>n</w:t>
            </w:r>
            <w:r w:rsidRPr="00136925">
              <w:rPr>
                <w:rFonts w:ascii="Times New Roman" w:hAnsi="Times New Roman"/>
                <w:sz w:val="24"/>
                <w:lang w:val="en-GB"/>
              </w:rPr>
              <w:t xml:space="preserve"> contracting processes (</w:t>
            </w:r>
            <w:r w:rsidRPr="00136925">
              <w:rPr>
                <w:rFonts w:ascii="Times New Roman" w:hAnsi="Times New Roman"/>
                <w:i/>
                <w:iCs/>
                <w:sz w:val="24"/>
                <w:lang w:val="en-GB"/>
              </w:rPr>
              <w:t>p</w:t>
            </w:r>
            <w:r w:rsidRPr="00136925">
              <w:rPr>
                <w:rFonts w:ascii="Times New Roman" w:hAnsi="Times New Roman"/>
                <w:sz w:val="24"/>
                <w:lang w:val="en-GB"/>
              </w:rPr>
              <w:t xml:space="preserve"> = 1/11), (2) which are considered independent of each other, and (3) if one of the contracting processes is delayed, one week (168 hours) is added to MLA processing time.</w:t>
            </w:r>
          </w:p>
        </w:tc>
      </w:tr>
      <w:tr w:rsidR="00133A0E" w:rsidRPr="00136925" w14:paraId="18984EA1" w14:textId="77777777" w:rsidTr="00464E11">
        <w:trPr>
          <w:trHeight w:val="1887"/>
        </w:trPr>
        <w:tc>
          <w:tcPr>
            <w:tcW w:w="851" w:type="dxa"/>
            <w:vAlign w:val="center"/>
            <w:hideMark/>
          </w:tcPr>
          <w:p w14:paraId="1C5CEAF0" w14:textId="77777777" w:rsidR="00136925" w:rsidRPr="00136925" w:rsidRDefault="00136925" w:rsidP="00136925">
            <w:pPr>
              <w:spacing w:before="0" w:after="0" w:line="240" w:lineRule="auto"/>
              <w:jc w:val="center"/>
              <w:rPr>
                <w:rFonts w:ascii="Times New Roman" w:hAnsi="Times New Roman"/>
                <w:sz w:val="24"/>
                <w:lang w:val="en-GB"/>
              </w:rPr>
            </w:pPr>
            <w:r w:rsidRPr="00136925">
              <w:rPr>
                <w:rFonts w:ascii="Times New Roman" w:hAnsi="Times New Roman"/>
                <w:sz w:val="24"/>
                <w:lang w:val="en-GB"/>
              </w:rPr>
              <w:t>R</w:t>
            </w:r>
            <w:r w:rsidRPr="00136925">
              <w:rPr>
                <w:rFonts w:ascii="Times New Roman" w:hAnsi="Times New Roman"/>
                <w:sz w:val="24"/>
                <w:vertAlign w:val="subscript"/>
                <w:lang w:val="en-GB"/>
              </w:rPr>
              <w:t>13</w:t>
            </w:r>
          </w:p>
        </w:tc>
        <w:tc>
          <w:tcPr>
            <w:tcW w:w="4219" w:type="dxa"/>
            <w:vAlign w:val="center"/>
            <w:hideMark/>
          </w:tcPr>
          <w:p w14:paraId="33ADBFC5" w14:textId="77777777" w:rsidR="00136925" w:rsidRPr="00136925" w:rsidRDefault="00136925" w:rsidP="00136925">
            <w:pPr>
              <w:spacing w:before="0" w:after="0" w:line="240" w:lineRule="auto"/>
              <w:jc w:val="center"/>
              <w:rPr>
                <w:rFonts w:ascii="Times New Roman" w:hAnsi="Times New Roman"/>
                <w:sz w:val="24"/>
                <w:lang w:val="en-GB"/>
              </w:rPr>
            </w:pPr>
            <w:r w:rsidRPr="00136925">
              <w:rPr>
                <w:rFonts w:ascii="Times New Roman" w:hAnsi="Times New Roman"/>
                <w:i/>
                <w:iCs/>
                <w:sz w:val="24"/>
                <w:lang w:val="en-GB"/>
              </w:rPr>
              <w:t>Binomial</w:t>
            </w:r>
            <w:r w:rsidRPr="00136925">
              <w:rPr>
                <w:rFonts w:ascii="Times New Roman" w:hAnsi="Times New Roman"/>
                <w:sz w:val="24"/>
                <w:lang w:val="en-GB"/>
              </w:rPr>
              <w:t>,</w:t>
            </w:r>
            <w:r w:rsidRPr="00136925">
              <w:rPr>
                <w:rFonts w:ascii="Times New Roman" w:hAnsi="Times New Roman"/>
                <w:i/>
                <w:iCs/>
                <w:sz w:val="24"/>
                <w:lang w:val="en-GB"/>
              </w:rPr>
              <w:t xml:space="preserve"> B</w:t>
            </w:r>
            <w:r w:rsidRPr="00136925">
              <w:rPr>
                <w:rFonts w:ascii="Times New Roman" w:hAnsi="Times New Roman"/>
                <w:sz w:val="24"/>
                <w:lang w:val="en-GB"/>
              </w:rPr>
              <w:t>(</w:t>
            </w:r>
            <w:r w:rsidRPr="00136925">
              <w:rPr>
                <w:rFonts w:ascii="Times New Roman" w:hAnsi="Times New Roman"/>
                <w:i/>
                <w:iCs/>
                <w:sz w:val="24"/>
                <w:lang w:val="en-GB"/>
              </w:rPr>
              <w:t>x</w:t>
            </w:r>
            <w:r w:rsidRPr="00136925">
              <w:rPr>
                <w:rFonts w:ascii="Times New Roman" w:hAnsi="Times New Roman"/>
                <w:sz w:val="24"/>
                <w:lang w:val="en-GB"/>
              </w:rPr>
              <w:t xml:space="preserve">: number of delayed deliveries in </w:t>
            </w:r>
            <w:r w:rsidRPr="00136925">
              <w:rPr>
                <w:rFonts w:ascii="Times New Roman" w:hAnsi="Times New Roman"/>
                <w:i/>
                <w:iCs/>
                <w:sz w:val="24"/>
                <w:lang w:val="en-GB"/>
              </w:rPr>
              <w:t xml:space="preserve">n </w:t>
            </w:r>
            <w:r w:rsidRPr="00136925">
              <w:rPr>
                <w:rFonts w:ascii="Times New Roman" w:hAnsi="Times New Roman"/>
                <w:sz w:val="24"/>
                <w:lang w:val="en-GB"/>
              </w:rPr>
              <w:t xml:space="preserve">planned deliveries; </w:t>
            </w:r>
            <w:r w:rsidRPr="00136925">
              <w:rPr>
                <w:rFonts w:ascii="Times New Roman" w:hAnsi="Times New Roman"/>
                <w:i/>
                <w:iCs/>
                <w:sz w:val="24"/>
                <w:lang w:val="en-GB"/>
              </w:rPr>
              <w:t>n</w:t>
            </w:r>
            <w:r w:rsidRPr="00136925">
              <w:rPr>
                <w:rFonts w:ascii="Times New Roman" w:hAnsi="Times New Roman"/>
                <w:sz w:val="24"/>
                <w:lang w:val="en-GB"/>
              </w:rPr>
              <w:t xml:space="preserve">: number of planned deliveries; </w:t>
            </w:r>
            <w:r w:rsidRPr="00136925">
              <w:rPr>
                <w:rFonts w:ascii="Times New Roman" w:hAnsi="Times New Roman"/>
                <w:i/>
                <w:iCs/>
                <w:sz w:val="24"/>
                <w:lang w:val="en-GB"/>
              </w:rPr>
              <w:t>p</w:t>
            </w:r>
            <w:r w:rsidRPr="00136925">
              <w:rPr>
                <w:rFonts w:ascii="Times New Roman" w:hAnsi="Times New Roman"/>
                <w:sz w:val="24"/>
                <w:lang w:val="en-GB"/>
              </w:rPr>
              <w:t>: likelihood that one delivery is delayed).</w:t>
            </w:r>
          </w:p>
        </w:tc>
        <w:tc>
          <w:tcPr>
            <w:tcW w:w="1559" w:type="dxa"/>
            <w:vAlign w:val="center"/>
            <w:hideMark/>
          </w:tcPr>
          <w:p w14:paraId="2BA2C674" w14:textId="77777777" w:rsidR="00136925" w:rsidRPr="00136925" w:rsidRDefault="00136925" w:rsidP="00BC7091">
            <w:pPr>
              <w:spacing w:before="0" w:after="0" w:line="240" w:lineRule="auto"/>
              <w:jc w:val="left"/>
              <w:rPr>
                <w:rFonts w:ascii="Times New Roman" w:hAnsi="Times New Roman"/>
                <w:sz w:val="24"/>
                <w:lang w:val="en-GB"/>
              </w:rPr>
            </w:pPr>
            <w:r w:rsidRPr="00136925">
              <w:rPr>
                <w:rFonts w:ascii="Times New Roman" w:hAnsi="Times New Roman"/>
                <w:i/>
                <w:iCs/>
                <w:sz w:val="24"/>
                <w:lang w:val="en-GB"/>
              </w:rPr>
              <w:t>B</w:t>
            </w:r>
            <w:r w:rsidRPr="00136925">
              <w:rPr>
                <w:rFonts w:ascii="Times New Roman" w:hAnsi="Times New Roman"/>
                <w:sz w:val="24"/>
                <w:lang w:val="en-GB"/>
              </w:rPr>
              <w:t>(</w:t>
            </w:r>
            <w:r w:rsidRPr="00136925">
              <w:rPr>
                <w:rFonts w:ascii="Times New Roman" w:hAnsi="Times New Roman"/>
                <w:i/>
                <w:iCs/>
                <w:sz w:val="24"/>
                <w:lang w:val="en-GB"/>
              </w:rPr>
              <w:t xml:space="preserve">x </w:t>
            </w:r>
            <w:r w:rsidRPr="00136925">
              <w:rPr>
                <w:rFonts w:ascii="Cambria Math" w:hAnsi="Cambria Math" w:cs="Cambria Math"/>
                <w:sz w:val="24"/>
                <w:lang w:val="en-GB"/>
              </w:rPr>
              <w:t>∈</w:t>
            </w:r>
            <w:r w:rsidRPr="00136925">
              <w:rPr>
                <w:rFonts w:ascii="Times New Roman" w:hAnsi="Times New Roman"/>
                <w:sz w:val="24"/>
                <w:lang w:val="en-GB"/>
              </w:rPr>
              <w:t xml:space="preserve"> Z</w:t>
            </w:r>
            <w:r w:rsidRPr="00136925">
              <w:rPr>
                <w:rFonts w:ascii="Times New Roman" w:hAnsi="Times New Roman"/>
                <w:sz w:val="24"/>
                <w:vertAlign w:val="superscript"/>
                <w:lang w:val="en-GB"/>
              </w:rPr>
              <w:t>+</w:t>
            </w:r>
            <w:r w:rsidRPr="00136925">
              <w:rPr>
                <w:rFonts w:ascii="Times New Roman" w:hAnsi="Times New Roman"/>
                <w:sz w:val="24"/>
                <w:lang w:val="en-GB"/>
              </w:rPr>
              <w:t xml:space="preserve">; </w:t>
            </w:r>
            <w:r w:rsidRPr="00136925">
              <w:rPr>
                <w:rFonts w:ascii="Times New Roman" w:hAnsi="Times New Roman"/>
                <w:i/>
                <w:iCs/>
                <w:sz w:val="24"/>
                <w:lang w:val="en-GB"/>
              </w:rPr>
              <w:t>n</w:t>
            </w:r>
            <w:r w:rsidRPr="00136925">
              <w:rPr>
                <w:rFonts w:ascii="Times New Roman" w:hAnsi="Times New Roman"/>
                <w:sz w:val="24"/>
                <w:lang w:val="en-GB"/>
              </w:rPr>
              <w:t xml:space="preserve">: 12, </w:t>
            </w:r>
            <w:r w:rsidRPr="00136925">
              <w:rPr>
                <w:rFonts w:ascii="Times New Roman" w:hAnsi="Times New Roman"/>
                <w:i/>
                <w:iCs/>
                <w:sz w:val="24"/>
                <w:lang w:val="en-GB"/>
              </w:rPr>
              <w:t>p</w:t>
            </w:r>
            <w:r w:rsidRPr="00136925">
              <w:rPr>
                <w:rFonts w:ascii="Times New Roman" w:hAnsi="Times New Roman"/>
                <w:sz w:val="24"/>
                <w:lang w:val="en-GB"/>
              </w:rPr>
              <w:t xml:space="preserve">: 1/10) for </w:t>
            </w:r>
            <w:r w:rsidRPr="00136925">
              <w:rPr>
                <w:rFonts w:ascii="Times New Roman" w:hAnsi="Times New Roman"/>
                <w:i/>
                <w:iCs/>
                <w:sz w:val="24"/>
                <w:lang w:val="en-GB"/>
              </w:rPr>
              <w:t>n</w:t>
            </w:r>
            <w:r w:rsidRPr="00136925">
              <w:rPr>
                <w:rFonts w:ascii="Times New Roman" w:hAnsi="Times New Roman"/>
                <w:sz w:val="24"/>
                <w:lang w:val="en-GB"/>
              </w:rPr>
              <w:t xml:space="preserve"> ≥ 1 and 0 ≤ </w:t>
            </w:r>
            <w:r w:rsidRPr="00136925">
              <w:rPr>
                <w:rFonts w:ascii="Times New Roman" w:hAnsi="Times New Roman"/>
                <w:i/>
                <w:iCs/>
                <w:sz w:val="24"/>
                <w:lang w:val="en-GB"/>
              </w:rPr>
              <w:t>p</w:t>
            </w:r>
            <w:r w:rsidRPr="00136925">
              <w:rPr>
                <w:rFonts w:ascii="Times New Roman" w:hAnsi="Times New Roman"/>
                <w:sz w:val="24"/>
                <w:lang w:val="en-GB"/>
              </w:rPr>
              <w:t xml:space="preserve"> ≤ 1</w:t>
            </w:r>
          </w:p>
        </w:tc>
        <w:tc>
          <w:tcPr>
            <w:tcW w:w="2977" w:type="dxa"/>
            <w:vAlign w:val="center"/>
            <w:hideMark/>
          </w:tcPr>
          <w:p w14:paraId="1EA41A79" w14:textId="77777777" w:rsidR="00136925" w:rsidRPr="00136925" w:rsidRDefault="00136925" w:rsidP="00E63F5B">
            <w:pPr>
              <w:spacing w:before="0" w:after="0" w:line="240" w:lineRule="auto"/>
              <w:jc w:val="left"/>
              <w:rPr>
                <w:rFonts w:ascii="Times New Roman" w:hAnsi="Times New Roman"/>
                <w:sz w:val="24"/>
                <w:lang w:val="en-GB"/>
              </w:rPr>
            </w:pPr>
            <w:r w:rsidRPr="00136925">
              <w:rPr>
                <w:rFonts w:ascii="Times New Roman" w:hAnsi="Times New Roman"/>
                <w:sz w:val="24"/>
                <w:lang w:val="en-GB"/>
              </w:rPr>
              <w:t>(1) The likelihood of delays in Op</w:t>
            </w:r>
            <w:r w:rsidRPr="00136925">
              <w:rPr>
                <w:rFonts w:ascii="Times New Roman" w:hAnsi="Times New Roman"/>
                <w:sz w:val="24"/>
                <w:vertAlign w:val="subscript"/>
                <w:lang w:val="en-GB"/>
              </w:rPr>
              <w:t>2</w:t>
            </w:r>
            <w:r w:rsidRPr="00136925">
              <w:rPr>
                <w:rFonts w:ascii="Times New Roman" w:hAnsi="Times New Roman"/>
                <w:sz w:val="24"/>
                <w:lang w:val="en-GB"/>
              </w:rPr>
              <w:t xml:space="preserve"> remains constant for each of </w:t>
            </w:r>
            <w:r w:rsidRPr="00136925">
              <w:rPr>
                <w:rFonts w:ascii="Times New Roman" w:hAnsi="Times New Roman"/>
                <w:i/>
                <w:sz w:val="24"/>
                <w:lang w:val="en-GB"/>
              </w:rPr>
              <w:t>n</w:t>
            </w:r>
            <w:r w:rsidRPr="00136925">
              <w:rPr>
                <w:rFonts w:ascii="Times New Roman" w:hAnsi="Times New Roman"/>
                <w:sz w:val="24"/>
                <w:lang w:val="en-GB"/>
              </w:rPr>
              <w:t xml:space="preserve"> deliveries (</w:t>
            </w:r>
            <w:r w:rsidRPr="00136925">
              <w:rPr>
                <w:rFonts w:ascii="Times New Roman" w:hAnsi="Times New Roman"/>
                <w:i/>
                <w:iCs/>
                <w:sz w:val="24"/>
                <w:lang w:val="en-GB"/>
              </w:rPr>
              <w:t>p</w:t>
            </w:r>
            <w:r w:rsidRPr="00136925">
              <w:rPr>
                <w:rFonts w:ascii="Times New Roman" w:hAnsi="Times New Roman"/>
                <w:sz w:val="24"/>
                <w:lang w:val="en-GB"/>
              </w:rPr>
              <w:t>: 1/10), (2) which are considered independent of each other, and (3) if one delivery is delayed, one day (24 hours) is added to each supplier’s processing time.</w:t>
            </w:r>
          </w:p>
        </w:tc>
      </w:tr>
      <w:tr w:rsidR="00133A0E" w:rsidRPr="00136925" w14:paraId="5996B1C9" w14:textId="77777777" w:rsidTr="00464E11">
        <w:trPr>
          <w:trHeight w:val="2112"/>
        </w:trPr>
        <w:tc>
          <w:tcPr>
            <w:tcW w:w="851" w:type="dxa"/>
            <w:vAlign w:val="center"/>
            <w:hideMark/>
          </w:tcPr>
          <w:p w14:paraId="260D3295" w14:textId="77777777" w:rsidR="00136925" w:rsidRPr="00136925" w:rsidRDefault="00136925" w:rsidP="00136925">
            <w:pPr>
              <w:spacing w:before="0" w:after="0" w:line="240" w:lineRule="auto"/>
              <w:jc w:val="center"/>
              <w:rPr>
                <w:rFonts w:ascii="Times New Roman" w:hAnsi="Times New Roman"/>
                <w:sz w:val="24"/>
                <w:lang w:val="en-GB"/>
              </w:rPr>
            </w:pPr>
            <w:r w:rsidRPr="00136925">
              <w:rPr>
                <w:rFonts w:ascii="Times New Roman" w:hAnsi="Times New Roman"/>
                <w:sz w:val="24"/>
                <w:lang w:val="en-GB"/>
              </w:rPr>
              <w:t>R</w:t>
            </w:r>
            <w:r w:rsidRPr="00136925">
              <w:rPr>
                <w:rFonts w:ascii="Times New Roman" w:hAnsi="Times New Roman"/>
                <w:sz w:val="24"/>
                <w:vertAlign w:val="subscript"/>
                <w:lang w:val="en-GB"/>
              </w:rPr>
              <w:t>14</w:t>
            </w:r>
          </w:p>
        </w:tc>
        <w:tc>
          <w:tcPr>
            <w:tcW w:w="4219" w:type="dxa"/>
            <w:vAlign w:val="center"/>
            <w:hideMark/>
          </w:tcPr>
          <w:p w14:paraId="635A4B87" w14:textId="77777777" w:rsidR="00136925" w:rsidRPr="00136925" w:rsidRDefault="00136925" w:rsidP="00136925">
            <w:pPr>
              <w:spacing w:before="0" w:after="0" w:line="240" w:lineRule="auto"/>
              <w:jc w:val="center"/>
              <w:rPr>
                <w:rFonts w:ascii="Times New Roman" w:hAnsi="Times New Roman"/>
                <w:sz w:val="24"/>
                <w:lang w:val="en-GB"/>
              </w:rPr>
            </w:pPr>
            <w:r w:rsidRPr="00136925">
              <w:rPr>
                <w:rFonts w:ascii="Times New Roman" w:hAnsi="Times New Roman"/>
                <w:i/>
                <w:iCs/>
                <w:sz w:val="24"/>
                <w:lang w:val="en-GB"/>
              </w:rPr>
              <w:t>Binomial</w:t>
            </w:r>
            <w:r w:rsidRPr="00136925">
              <w:rPr>
                <w:rFonts w:ascii="Times New Roman" w:hAnsi="Times New Roman"/>
                <w:sz w:val="24"/>
                <w:lang w:val="en-GB"/>
              </w:rPr>
              <w:t xml:space="preserve">, </w:t>
            </w:r>
            <w:r w:rsidRPr="00136925">
              <w:rPr>
                <w:rFonts w:ascii="Times New Roman" w:hAnsi="Times New Roman"/>
                <w:i/>
                <w:iCs/>
                <w:sz w:val="24"/>
                <w:lang w:val="en-GB"/>
              </w:rPr>
              <w:t>B</w:t>
            </w:r>
            <w:r w:rsidRPr="00136925">
              <w:rPr>
                <w:rFonts w:ascii="Times New Roman" w:hAnsi="Times New Roman"/>
                <w:sz w:val="24"/>
                <w:lang w:val="en-GB"/>
              </w:rPr>
              <w:t>(</w:t>
            </w:r>
            <w:r w:rsidRPr="00136925">
              <w:rPr>
                <w:rFonts w:ascii="Times New Roman" w:hAnsi="Times New Roman"/>
                <w:i/>
                <w:iCs/>
                <w:sz w:val="24"/>
                <w:lang w:val="en-GB"/>
              </w:rPr>
              <w:t>x</w:t>
            </w:r>
            <w:r w:rsidRPr="00136925">
              <w:rPr>
                <w:rFonts w:ascii="Times New Roman" w:hAnsi="Times New Roman"/>
                <w:sz w:val="24"/>
                <w:lang w:val="en-GB"/>
              </w:rPr>
              <w:t xml:space="preserve">: number of non-conforming products, </w:t>
            </w:r>
            <w:r w:rsidRPr="00136925">
              <w:rPr>
                <w:rFonts w:ascii="Times New Roman" w:hAnsi="Times New Roman"/>
                <w:i/>
                <w:iCs/>
                <w:sz w:val="24"/>
                <w:lang w:val="en-GB"/>
              </w:rPr>
              <w:t>n</w:t>
            </w:r>
            <w:r w:rsidRPr="00136925">
              <w:rPr>
                <w:rFonts w:ascii="Times New Roman" w:hAnsi="Times New Roman"/>
                <w:sz w:val="24"/>
                <w:lang w:val="en-GB"/>
              </w:rPr>
              <w:t xml:space="preserve">: number of units produced per shift; </w:t>
            </w:r>
            <w:r w:rsidRPr="00136925">
              <w:rPr>
                <w:rFonts w:ascii="Times New Roman" w:hAnsi="Times New Roman"/>
                <w:i/>
                <w:iCs/>
                <w:sz w:val="24"/>
                <w:lang w:val="en-GB"/>
              </w:rPr>
              <w:t>p</w:t>
            </w:r>
            <w:r w:rsidRPr="00136925">
              <w:rPr>
                <w:rFonts w:ascii="Times New Roman" w:hAnsi="Times New Roman"/>
                <w:sz w:val="24"/>
                <w:lang w:val="en-GB"/>
              </w:rPr>
              <w:t>: probability that one non-conforming product is produced).</w:t>
            </w:r>
          </w:p>
        </w:tc>
        <w:tc>
          <w:tcPr>
            <w:tcW w:w="1559" w:type="dxa"/>
            <w:vAlign w:val="center"/>
            <w:hideMark/>
          </w:tcPr>
          <w:p w14:paraId="1A106C3C" w14:textId="77777777" w:rsidR="00136925" w:rsidRPr="00136925" w:rsidRDefault="00136925" w:rsidP="00C93273">
            <w:pPr>
              <w:spacing w:before="0" w:after="0" w:line="240" w:lineRule="auto"/>
              <w:jc w:val="left"/>
              <w:rPr>
                <w:rFonts w:ascii="Times New Roman" w:hAnsi="Times New Roman"/>
                <w:sz w:val="24"/>
                <w:lang w:val="en-GB"/>
              </w:rPr>
            </w:pPr>
            <w:r w:rsidRPr="00136925">
              <w:rPr>
                <w:rFonts w:ascii="Times New Roman" w:hAnsi="Times New Roman"/>
                <w:i/>
                <w:iCs/>
                <w:sz w:val="24"/>
                <w:lang w:val="en-GB"/>
              </w:rPr>
              <w:t>B</w:t>
            </w:r>
            <w:r w:rsidRPr="00136925">
              <w:rPr>
                <w:rFonts w:ascii="Times New Roman" w:hAnsi="Times New Roman"/>
                <w:sz w:val="24"/>
                <w:lang w:val="en-GB"/>
              </w:rPr>
              <w:t>(</w:t>
            </w:r>
            <w:r w:rsidRPr="00136925">
              <w:rPr>
                <w:rFonts w:ascii="Times New Roman" w:hAnsi="Times New Roman"/>
                <w:i/>
                <w:iCs/>
                <w:sz w:val="24"/>
                <w:lang w:val="en-GB"/>
              </w:rPr>
              <w:t>x</w:t>
            </w:r>
            <w:r w:rsidRPr="00136925">
              <w:rPr>
                <w:rFonts w:ascii="Times New Roman" w:hAnsi="Times New Roman"/>
                <w:sz w:val="24"/>
                <w:lang w:val="en-GB"/>
              </w:rPr>
              <w:t xml:space="preserve"> </w:t>
            </w:r>
            <w:r w:rsidRPr="00136925">
              <w:rPr>
                <w:rFonts w:ascii="Cambria Math" w:hAnsi="Cambria Math" w:cs="Cambria Math"/>
                <w:sz w:val="24"/>
                <w:lang w:val="en-GB"/>
              </w:rPr>
              <w:t>∈</w:t>
            </w:r>
            <w:r w:rsidRPr="00136925">
              <w:rPr>
                <w:rFonts w:ascii="Times New Roman" w:hAnsi="Times New Roman"/>
                <w:sz w:val="24"/>
                <w:lang w:val="en-GB"/>
              </w:rPr>
              <w:t xml:space="preserve"> Z</w:t>
            </w:r>
            <w:r w:rsidRPr="00136925">
              <w:rPr>
                <w:rFonts w:ascii="Times New Roman" w:hAnsi="Times New Roman"/>
                <w:sz w:val="24"/>
                <w:vertAlign w:val="superscript"/>
                <w:lang w:val="en-GB"/>
              </w:rPr>
              <w:t>+</w:t>
            </w:r>
            <w:r w:rsidRPr="00136925">
              <w:rPr>
                <w:rFonts w:ascii="Times New Roman" w:hAnsi="Times New Roman"/>
                <w:sz w:val="24"/>
                <w:lang w:val="en-GB"/>
              </w:rPr>
              <w:t xml:space="preserve">, </w:t>
            </w:r>
            <w:r w:rsidRPr="00136925">
              <w:rPr>
                <w:rFonts w:ascii="Times New Roman" w:hAnsi="Times New Roman"/>
                <w:i/>
                <w:iCs/>
                <w:sz w:val="24"/>
                <w:lang w:val="en-GB"/>
              </w:rPr>
              <w:t>n</w:t>
            </w:r>
            <w:r w:rsidRPr="00136925">
              <w:rPr>
                <w:rFonts w:ascii="Times New Roman" w:hAnsi="Times New Roman"/>
                <w:sz w:val="24"/>
                <w:lang w:val="en-GB"/>
              </w:rPr>
              <w:t xml:space="preserve">: 2,564, </w:t>
            </w:r>
            <w:r w:rsidRPr="00136925">
              <w:rPr>
                <w:rFonts w:ascii="Times New Roman" w:hAnsi="Times New Roman"/>
                <w:i/>
                <w:iCs/>
                <w:sz w:val="24"/>
                <w:lang w:val="en-GB"/>
              </w:rPr>
              <w:t>p</w:t>
            </w:r>
            <w:r w:rsidRPr="00136925">
              <w:rPr>
                <w:rFonts w:ascii="Times New Roman" w:hAnsi="Times New Roman"/>
                <w:sz w:val="24"/>
                <w:lang w:val="en-GB"/>
              </w:rPr>
              <w:t xml:space="preserve">: 3/100) for </w:t>
            </w:r>
            <w:r w:rsidRPr="00136925">
              <w:rPr>
                <w:rFonts w:ascii="Times New Roman" w:hAnsi="Times New Roman"/>
                <w:i/>
                <w:iCs/>
                <w:sz w:val="24"/>
                <w:lang w:val="en-GB"/>
              </w:rPr>
              <w:t>n</w:t>
            </w:r>
            <w:r w:rsidRPr="00136925">
              <w:rPr>
                <w:rFonts w:ascii="Times New Roman" w:hAnsi="Times New Roman"/>
                <w:sz w:val="24"/>
                <w:lang w:val="en-GB"/>
              </w:rPr>
              <w:t xml:space="preserve"> ≥ 1 and 0 ≤ </w:t>
            </w:r>
            <w:r w:rsidRPr="00136925">
              <w:rPr>
                <w:rFonts w:ascii="Times New Roman" w:hAnsi="Times New Roman"/>
                <w:i/>
                <w:iCs/>
                <w:sz w:val="24"/>
                <w:lang w:val="en-GB"/>
              </w:rPr>
              <w:t>p</w:t>
            </w:r>
            <w:r w:rsidRPr="00136925">
              <w:rPr>
                <w:rFonts w:ascii="Times New Roman" w:hAnsi="Times New Roman"/>
                <w:sz w:val="24"/>
                <w:lang w:val="en-GB"/>
              </w:rPr>
              <w:t xml:space="preserve"> ≤ 1</w:t>
            </w:r>
          </w:p>
        </w:tc>
        <w:tc>
          <w:tcPr>
            <w:tcW w:w="2977" w:type="dxa"/>
            <w:vAlign w:val="center"/>
            <w:hideMark/>
          </w:tcPr>
          <w:p w14:paraId="03150CBF" w14:textId="77777777" w:rsidR="00136925" w:rsidRPr="00136925" w:rsidRDefault="00136925" w:rsidP="00E63F5B">
            <w:pPr>
              <w:spacing w:before="0" w:after="0" w:line="240" w:lineRule="auto"/>
              <w:jc w:val="left"/>
              <w:rPr>
                <w:rFonts w:ascii="Times New Roman" w:hAnsi="Times New Roman"/>
                <w:sz w:val="24"/>
                <w:lang w:val="en-GB"/>
              </w:rPr>
            </w:pPr>
            <w:r w:rsidRPr="00136925">
              <w:rPr>
                <w:rFonts w:ascii="Times New Roman" w:hAnsi="Times New Roman"/>
                <w:sz w:val="24"/>
                <w:lang w:val="en-GB"/>
              </w:rPr>
              <w:t>(1) The likelihood of non-conforming products in Op</w:t>
            </w:r>
            <w:r w:rsidRPr="00136925">
              <w:rPr>
                <w:rFonts w:ascii="Times New Roman" w:hAnsi="Times New Roman"/>
                <w:sz w:val="24"/>
                <w:vertAlign w:val="subscript"/>
                <w:lang w:val="en-GB"/>
              </w:rPr>
              <w:t>7</w:t>
            </w:r>
            <w:r w:rsidRPr="00136925">
              <w:rPr>
                <w:rFonts w:ascii="Times New Roman" w:hAnsi="Times New Roman"/>
                <w:sz w:val="24"/>
                <w:lang w:val="en-GB"/>
              </w:rPr>
              <w:t xml:space="preserve"> remains constant for each shift (</w:t>
            </w:r>
            <w:r w:rsidRPr="00136925">
              <w:rPr>
                <w:rFonts w:ascii="Times New Roman" w:hAnsi="Times New Roman"/>
                <w:i/>
                <w:iCs/>
                <w:sz w:val="24"/>
                <w:lang w:val="en-GB"/>
              </w:rPr>
              <w:t>p</w:t>
            </w:r>
            <w:r w:rsidRPr="00136925">
              <w:rPr>
                <w:rFonts w:ascii="Times New Roman" w:hAnsi="Times New Roman"/>
                <w:sz w:val="24"/>
                <w:lang w:val="en-GB"/>
              </w:rPr>
              <w:t>: 3/100), (2) the number of units produced is independent of each other, and (3) if any defective product is detected, the item is returned to the previous operation for re-processing.</w:t>
            </w:r>
          </w:p>
        </w:tc>
      </w:tr>
    </w:tbl>
    <w:p w14:paraId="72F108EF" w14:textId="3BC72EC4" w:rsidR="00136925" w:rsidRDefault="00136925" w:rsidP="00136925">
      <w:pPr>
        <w:spacing w:before="0" w:after="0" w:line="240" w:lineRule="auto"/>
        <w:jc w:val="center"/>
        <w:rPr>
          <w:rFonts w:ascii="Times New Roman" w:hAnsi="Times New Roman"/>
          <w:sz w:val="26"/>
          <w:szCs w:val="26"/>
        </w:rPr>
      </w:pPr>
    </w:p>
    <w:p w14:paraId="457C4DA4" w14:textId="15387CBD" w:rsidR="00136925" w:rsidRPr="00136925" w:rsidRDefault="00136925" w:rsidP="00136925">
      <w:pPr>
        <w:spacing w:before="0" w:after="0" w:line="240" w:lineRule="auto"/>
        <w:jc w:val="center"/>
        <w:rPr>
          <w:rFonts w:ascii="Times New Roman" w:hAnsi="Times New Roman"/>
          <w:color w:val="000000" w:themeColor="text1"/>
          <w:sz w:val="26"/>
          <w:szCs w:val="26"/>
        </w:rPr>
      </w:pPr>
      <w:r>
        <w:rPr>
          <w:rFonts w:ascii="Times New Roman" w:hAnsi="Times New Roman"/>
          <w:color w:val="0432FF"/>
          <w:sz w:val="26"/>
          <w:szCs w:val="26"/>
        </w:rPr>
        <w:lastRenderedPageBreak/>
        <w:t>Table</w:t>
      </w:r>
      <w:r w:rsidRPr="00B6173C">
        <w:rPr>
          <w:rFonts w:ascii="Times New Roman" w:hAnsi="Times New Roman"/>
          <w:color w:val="0432FF"/>
          <w:sz w:val="26"/>
          <w:szCs w:val="26"/>
        </w:rPr>
        <w:t xml:space="preserve"> </w:t>
      </w:r>
      <w:r>
        <w:rPr>
          <w:rFonts w:ascii="Times New Roman" w:hAnsi="Times New Roman"/>
          <w:color w:val="0432FF"/>
          <w:sz w:val="26"/>
          <w:szCs w:val="26"/>
        </w:rPr>
        <w:t>2</w:t>
      </w:r>
      <w:r w:rsidRPr="00B6173C">
        <w:rPr>
          <w:rFonts w:ascii="Times New Roman" w:hAnsi="Times New Roman"/>
          <w:color w:val="0432FF"/>
          <w:sz w:val="26"/>
          <w:szCs w:val="26"/>
        </w:rPr>
        <w:t xml:space="preserve">. </w:t>
      </w:r>
      <w:r w:rsidRPr="00136925">
        <w:rPr>
          <w:rFonts w:ascii="Times New Roman" w:hAnsi="Times New Roman"/>
          <w:sz w:val="26"/>
          <w:szCs w:val="26"/>
          <w:lang w:val="en-GB"/>
        </w:rPr>
        <w:t>Probability distributions and assumptions for modelling R</w:t>
      </w:r>
      <w:r>
        <w:rPr>
          <w:rFonts w:ascii="Times New Roman" w:hAnsi="Times New Roman"/>
          <w:sz w:val="26"/>
          <w:szCs w:val="26"/>
          <w:vertAlign w:val="subscript"/>
          <w:lang w:val="en-GB"/>
        </w:rPr>
        <w:t>2</w:t>
      </w:r>
      <w:r w:rsidRPr="00136925">
        <w:rPr>
          <w:rFonts w:ascii="Times New Roman" w:hAnsi="Times New Roman"/>
          <w:i/>
          <w:sz w:val="26"/>
          <w:szCs w:val="26"/>
          <w:vertAlign w:val="subscript"/>
          <w:lang w:val="en-GB"/>
        </w:rPr>
        <w:t>r</w:t>
      </w:r>
      <w:r w:rsidRPr="00136925">
        <w:rPr>
          <w:rFonts w:ascii="Times New Roman" w:hAnsi="Times New Roman"/>
          <w:sz w:val="26"/>
          <w:szCs w:val="26"/>
          <w:lang w:val="en-GB"/>
        </w:rPr>
        <w:t xml:space="preserve"> at the SC</w:t>
      </w:r>
      <w:r>
        <w:rPr>
          <w:rFonts w:ascii="Times New Roman" w:hAnsi="Times New Roman"/>
          <w:sz w:val="26"/>
          <w:szCs w:val="26"/>
          <w:lang w:val="en-GB"/>
        </w:rPr>
        <w:t>UA</w:t>
      </w:r>
    </w:p>
    <w:tbl>
      <w:tblPr>
        <w:tblStyle w:val="TableGrid"/>
        <w:tblW w:w="9464" w:type="dxa"/>
        <w:tblBorders>
          <w:left w:val="none" w:sz="0" w:space="0" w:color="auto"/>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864"/>
        <w:gridCol w:w="4155"/>
        <w:gridCol w:w="1644"/>
        <w:gridCol w:w="2801"/>
      </w:tblGrid>
      <w:tr w:rsidR="00136925" w:rsidRPr="00136925" w14:paraId="106EE03B" w14:textId="77777777" w:rsidTr="00136925">
        <w:trPr>
          <w:trHeight w:val="536"/>
        </w:trPr>
        <w:tc>
          <w:tcPr>
            <w:tcW w:w="864" w:type="dxa"/>
            <w:tcBorders>
              <w:top w:val="single" w:sz="4" w:space="0" w:color="auto"/>
              <w:bottom w:val="single" w:sz="4" w:space="0" w:color="auto"/>
            </w:tcBorders>
            <w:vAlign w:val="center"/>
            <w:hideMark/>
          </w:tcPr>
          <w:p w14:paraId="3138D1C1" w14:textId="77777777" w:rsidR="00136925" w:rsidRPr="00136925" w:rsidRDefault="00136925" w:rsidP="00136925">
            <w:pPr>
              <w:spacing w:before="0" w:after="0" w:line="240" w:lineRule="auto"/>
              <w:jc w:val="center"/>
              <w:rPr>
                <w:rFonts w:ascii="Times New Roman" w:hAnsi="Times New Roman"/>
                <w:sz w:val="24"/>
                <w:lang w:val="en-GB"/>
              </w:rPr>
            </w:pPr>
            <w:r w:rsidRPr="00136925">
              <w:rPr>
                <w:rFonts w:ascii="Times New Roman" w:hAnsi="Times New Roman"/>
                <w:sz w:val="24"/>
                <w:lang w:val="en-GB"/>
              </w:rPr>
              <w:t>Type of risk</w:t>
            </w:r>
          </w:p>
        </w:tc>
        <w:tc>
          <w:tcPr>
            <w:tcW w:w="4155" w:type="dxa"/>
            <w:tcBorders>
              <w:top w:val="single" w:sz="4" w:space="0" w:color="auto"/>
              <w:bottom w:val="single" w:sz="4" w:space="0" w:color="auto"/>
            </w:tcBorders>
            <w:vAlign w:val="center"/>
            <w:hideMark/>
          </w:tcPr>
          <w:p w14:paraId="6BD3979A" w14:textId="77777777" w:rsidR="00136925" w:rsidRPr="00136925" w:rsidRDefault="00136925" w:rsidP="00136925">
            <w:pPr>
              <w:spacing w:before="0" w:after="0" w:line="240" w:lineRule="auto"/>
              <w:jc w:val="center"/>
              <w:rPr>
                <w:rFonts w:ascii="Times New Roman" w:hAnsi="Times New Roman"/>
                <w:sz w:val="24"/>
                <w:lang w:val="en-GB"/>
              </w:rPr>
            </w:pPr>
            <w:r w:rsidRPr="00136925">
              <w:rPr>
                <w:rFonts w:ascii="Times New Roman" w:hAnsi="Times New Roman"/>
                <w:sz w:val="24"/>
                <w:lang w:val="en-GB"/>
              </w:rPr>
              <w:t>Probability distribution</w:t>
            </w:r>
          </w:p>
        </w:tc>
        <w:tc>
          <w:tcPr>
            <w:tcW w:w="1644" w:type="dxa"/>
            <w:tcBorders>
              <w:top w:val="single" w:sz="4" w:space="0" w:color="auto"/>
              <w:bottom w:val="single" w:sz="4" w:space="0" w:color="auto"/>
            </w:tcBorders>
            <w:vAlign w:val="center"/>
            <w:hideMark/>
          </w:tcPr>
          <w:p w14:paraId="2F6BDB85" w14:textId="77777777" w:rsidR="00136925" w:rsidRPr="00136925" w:rsidRDefault="00136925" w:rsidP="00136925">
            <w:pPr>
              <w:spacing w:before="0" w:after="0" w:line="240" w:lineRule="auto"/>
              <w:jc w:val="center"/>
              <w:rPr>
                <w:rFonts w:ascii="Times New Roman" w:hAnsi="Times New Roman"/>
                <w:sz w:val="24"/>
                <w:lang w:val="en-GB"/>
              </w:rPr>
            </w:pPr>
            <w:r w:rsidRPr="00136925">
              <w:rPr>
                <w:rFonts w:ascii="Times New Roman" w:hAnsi="Times New Roman"/>
                <w:sz w:val="24"/>
                <w:lang w:val="en-GB"/>
              </w:rPr>
              <w:t>Distributional parameters</w:t>
            </w:r>
          </w:p>
        </w:tc>
        <w:tc>
          <w:tcPr>
            <w:tcW w:w="2801" w:type="dxa"/>
            <w:tcBorders>
              <w:top w:val="single" w:sz="4" w:space="0" w:color="auto"/>
              <w:bottom w:val="single" w:sz="4" w:space="0" w:color="auto"/>
            </w:tcBorders>
            <w:vAlign w:val="center"/>
            <w:hideMark/>
          </w:tcPr>
          <w:p w14:paraId="57D1386F" w14:textId="2100ABC0" w:rsidR="00136925" w:rsidRPr="00136925" w:rsidRDefault="00136925" w:rsidP="00136925">
            <w:pPr>
              <w:spacing w:before="0" w:after="0" w:line="240" w:lineRule="auto"/>
              <w:jc w:val="center"/>
              <w:rPr>
                <w:rFonts w:ascii="Times New Roman" w:hAnsi="Times New Roman"/>
                <w:sz w:val="24"/>
                <w:lang w:val="en-GB"/>
              </w:rPr>
            </w:pPr>
            <w:r w:rsidRPr="00136925">
              <w:rPr>
                <w:rFonts w:ascii="Times New Roman" w:hAnsi="Times New Roman"/>
                <w:sz w:val="24"/>
                <w:lang w:val="en-GB"/>
              </w:rPr>
              <w:t>Modelling assumptions</w:t>
            </w:r>
          </w:p>
        </w:tc>
      </w:tr>
      <w:tr w:rsidR="00136925" w:rsidRPr="00136925" w14:paraId="5EA14BD3" w14:textId="77777777" w:rsidTr="00136925">
        <w:trPr>
          <w:trHeight w:val="2116"/>
        </w:trPr>
        <w:tc>
          <w:tcPr>
            <w:tcW w:w="864" w:type="dxa"/>
            <w:tcBorders>
              <w:top w:val="single" w:sz="4" w:space="0" w:color="auto"/>
            </w:tcBorders>
            <w:vAlign w:val="center"/>
            <w:hideMark/>
          </w:tcPr>
          <w:p w14:paraId="089CEC1D" w14:textId="77777777" w:rsidR="00136925" w:rsidRPr="00136925" w:rsidRDefault="00136925" w:rsidP="00136925">
            <w:pPr>
              <w:spacing w:before="0" w:after="0" w:line="240" w:lineRule="auto"/>
              <w:rPr>
                <w:rFonts w:ascii="Times New Roman" w:hAnsi="Times New Roman"/>
                <w:sz w:val="24"/>
                <w:lang w:val="en-GB"/>
              </w:rPr>
            </w:pPr>
            <w:r w:rsidRPr="00136925">
              <w:rPr>
                <w:rFonts w:ascii="Times New Roman" w:hAnsi="Times New Roman"/>
                <w:sz w:val="24"/>
                <w:lang w:val="en-GB"/>
              </w:rPr>
              <w:t>R</w:t>
            </w:r>
            <w:r w:rsidRPr="00136925">
              <w:rPr>
                <w:rFonts w:ascii="Times New Roman" w:hAnsi="Times New Roman"/>
                <w:sz w:val="24"/>
                <w:vertAlign w:val="subscript"/>
                <w:lang w:val="en-GB"/>
              </w:rPr>
              <w:t>21</w:t>
            </w:r>
          </w:p>
        </w:tc>
        <w:tc>
          <w:tcPr>
            <w:tcW w:w="4155" w:type="dxa"/>
            <w:tcBorders>
              <w:top w:val="single" w:sz="4" w:space="0" w:color="auto"/>
            </w:tcBorders>
            <w:vAlign w:val="center"/>
            <w:hideMark/>
          </w:tcPr>
          <w:p w14:paraId="071ABC40" w14:textId="77777777" w:rsidR="00136925" w:rsidRPr="00136925" w:rsidRDefault="00136925" w:rsidP="00136925">
            <w:pPr>
              <w:spacing w:before="0" w:after="0" w:line="240" w:lineRule="auto"/>
              <w:jc w:val="left"/>
              <w:rPr>
                <w:rFonts w:ascii="Times New Roman" w:hAnsi="Times New Roman"/>
                <w:sz w:val="24"/>
                <w:lang w:val="en-GB"/>
              </w:rPr>
            </w:pPr>
            <w:r w:rsidRPr="00136925">
              <w:rPr>
                <w:rFonts w:ascii="Times New Roman" w:hAnsi="Times New Roman"/>
                <w:i/>
                <w:iCs/>
                <w:sz w:val="24"/>
                <w:lang w:val="en-GB"/>
              </w:rPr>
              <w:t>Uniform-discrete</w:t>
            </w:r>
            <w:r w:rsidRPr="00136925">
              <w:rPr>
                <w:rFonts w:ascii="Times New Roman" w:hAnsi="Times New Roman"/>
                <w:sz w:val="24"/>
                <w:lang w:val="en-GB"/>
              </w:rPr>
              <w:t>,</w:t>
            </w:r>
            <w:r w:rsidRPr="00136925">
              <w:rPr>
                <w:rFonts w:ascii="Times New Roman" w:hAnsi="Times New Roman"/>
                <w:i/>
                <w:iCs/>
                <w:sz w:val="24"/>
                <w:lang w:val="en-GB"/>
              </w:rPr>
              <w:t xml:space="preserve"> U</w:t>
            </w:r>
            <w:r w:rsidRPr="00136925">
              <w:rPr>
                <w:rFonts w:ascii="Times New Roman" w:hAnsi="Times New Roman"/>
                <w:sz w:val="24"/>
                <w:lang w:val="en-GB"/>
              </w:rPr>
              <w:t>(</w:t>
            </w:r>
            <w:r w:rsidRPr="00136925">
              <w:rPr>
                <w:rFonts w:ascii="Times New Roman" w:hAnsi="Times New Roman"/>
                <w:i/>
                <w:iCs/>
                <w:sz w:val="24"/>
                <w:lang w:val="en-GB"/>
              </w:rPr>
              <w:t>X</w:t>
            </w:r>
            <w:r w:rsidRPr="00136925">
              <w:rPr>
                <w:rFonts w:ascii="Times New Roman" w:hAnsi="Times New Roman"/>
                <w:sz w:val="24"/>
                <w:lang w:val="en-GB"/>
              </w:rPr>
              <w:t xml:space="preserve">: occurrence of a natural disaster in an interval of 16,128 hours; </w:t>
            </w:r>
            <w:r w:rsidRPr="00136925">
              <w:rPr>
                <w:rFonts w:ascii="Times New Roman" w:hAnsi="Times New Roman"/>
                <w:i/>
                <w:iCs/>
                <w:sz w:val="24"/>
                <w:lang w:val="en-GB"/>
              </w:rPr>
              <w:t>a</w:t>
            </w:r>
            <w:r w:rsidRPr="00136925">
              <w:rPr>
                <w:rFonts w:ascii="Times New Roman" w:hAnsi="Times New Roman"/>
                <w:sz w:val="24"/>
                <w:lang w:val="en-GB"/>
              </w:rPr>
              <w:t xml:space="preserve">: the lower bound of the interval of time in hours; </w:t>
            </w:r>
            <w:r w:rsidRPr="00136925">
              <w:rPr>
                <w:rFonts w:ascii="Times New Roman" w:hAnsi="Times New Roman"/>
                <w:i/>
                <w:iCs/>
                <w:sz w:val="24"/>
                <w:lang w:val="en-GB"/>
              </w:rPr>
              <w:t>b</w:t>
            </w:r>
            <w:r w:rsidRPr="00136925">
              <w:rPr>
                <w:rFonts w:ascii="Times New Roman" w:hAnsi="Times New Roman"/>
                <w:sz w:val="24"/>
                <w:lang w:val="en-GB"/>
              </w:rPr>
              <w:t xml:space="preserve">: the upper bound of the interval of time in hours).  </w:t>
            </w:r>
            <w:r w:rsidRPr="00136925">
              <w:rPr>
                <w:rFonts w:ascii="Times New Roman" w:hAnsi="Times New Roman"/>
                <w:sz w:val="24"/>
                <w:lang w:val="en-GB"/>
              </w:rPr>
              <w:br/>
            </w:r>
            <w:r w:rsidRPr="00136925">
              <w:rPr>
                <w:rFonts w:ascii="Times New Roman" w:hAnsi="Times New Roman"/>
                <w:i/>
                <w:iCs/>
                <w:sz w:val="24"/>
                <w:lang w:val="en-GB"/>
              </w:rPr>
              <w:t>Exponential</w:t>
            </w:r>
            <w:r w:rsidRPr="00136925">
              <w:rPr>
                <w:rFonts w:ascii="Times New Roman" w:hAnsi="Times New Roman"/>
                <w:sz w:val="24"/>
                <w:lang w:val="en-GB"/>
              </w:rPr>
              <w:t xml:space="preserve"> </w:t>
            </w:r>
            <w:r w:rsidRPr="00136925">
              <w:rPr>
                <w:rFonts w:ascii="Times New Roman" w:hAnsi="Times New Roman"/>
                <w:i/>
                <w:iCs/>
                <w:sz w:val="24"/>
                <w:lang w:val="en-GB"/>
              </w:rPr>
              <w:t>exp</w:t>
            </w:r>
            <w:r w:rsidRPr="00136925">
              <w:rPr>
                <w:rFonts w:ascii="Times New Roman" w:hAnsi="Times New Roman"/>
                <w:sz w:val="24"/>
                <w:lang w:val="en-GB"/>
              </w:rPr>
              <w:t>(</w:t>
            </w:r>
            <w:r w:rsidRPr="00136925">
              <w:rPr>
                <w:rFonts w:ascii="Times New Roman" w:hAnsi="Times New Roman"/>
                <w:i/>
                <w:iCs/>
                <w:sz w:val="24"/>
                <w:lang w:val="en-GB"/>
              </w:rPr>
              <w:t>x</w:t>
            </w:r>
            <w:r w:rsidRPr="00136925">
              <w:rPr>
                <w:rFonts w:ascii="Times New Roman" w:hAnsi="Times New Roman"/>
                <w:sz w:val="24"/>
                <w:lang w:val="en-GB"/>
              </w:rPr>
              <w:t xml:space="preserve">: time in hours before the assembly line returns to operation, </w:t>
            </w:r>
            <w:r w:rsidRPr="00136925">
              <w:rPr>
                <w:rFonts w:ascii="Times New Roman" w:hAnsi="Times New Roman"/>
                <w:i/>
                <w:iCs/>
                <w:sz w:val="24"/>
                <w:lang w:val="en-GB"/>
              </w:rPr>
              <w:t>β</w:t>
            </w:r>
            <w:r w:rsidRPr="00136925">
              <w:rPr>
                <w:rFonts w:ascii="Times New Roman" w:hAnsi="Times New Roman"/>
                <w:sz w:val="24"/>
                <w:lang w:val="en-GB"/>
              </w:rPr>
              <w:t>: average time in hours before the plant returns to operation). The average re-entry time in operation is equal to 120 hours (5 days).</w:t>
            </w:r>
          </w:p>
        </w:tc>
        <w:tc>
          <w:tcPr>
            <w:tcW w:w="1644" w:type="dxa"/>
            <w:tcBorders>
              <w:top w:val="single" w:sz="4" w:space="0" w:color="auto"/>
            </w:tcBorders>
            <w:vAlign w:val="center"/>
            <w:hideMark/>
          </w:tcPr>
          <w:p w14:paraId="27B4A111" w14:textId="77777777" w:rsidR="00136925" w:rsidRPr="00136925" w:rsidRDefault="00136925" w:rsidP="00BC7091">
            <w:pPr>
              <w:spacing w:before="0" w:after="0" w:line="240" w:lineRule="auto"/>
              <w:jc w:val="left"/>
              <w:rPr>
                <w:rFonts w:ascii="Times New Roman" w:hAnsi="Times New Roman"/>
                <w:sz w:val="24"/>
                <w:lang w:val="en-GB"/>
              </w:rPr>
            </w:pPr>
            <w:r w:rsidRPr="00136925">
              <w:rPr>
                <w:rFonts w:ascii="Times New Roman" w:hAnsi="Times New Roman"/>
                <w:i/>
                <w:iCs/>
                <w:sz w:val="24"/>
                <w:lang w:val="en-GB"/>
              </w:rPr>
              <w:t>U</w:t>
            </w:r>
            <w:r w:rsidRPr="00136925">
              <w:rPr>
                <w:rFonts w:ascii="Times New Roman" w:hAnsi="Times New Roman"/>
                <w:sz w:val="24"/>
                <w:lang w:val="en-GB"/>
              </w:rPr>
              <w:t>(</w:t>
            </w:r>
            <w:r w:rsidRPr="00136925">
              <w:rPr>
                <w:rFonts w:ascii="Times New Roman" w:hAnsi="Times New Roman"/>
                <w:i/>
                <w:iCs/>
                <w:sz w:val="24"/>
                <w:lang w:val="en-GB"/>
              </w:rPr>
              <w:t xml:space="preserve">x </w:t>
            </w:r>
            <w:r w:rsidRPr="00136925">
              <w:rPr>
                <w:rFonts w:ascii="Cambria Math" w:hAnsi="Cambria Math" w:cs="Cambria Math"/>
                <w:sz w:val="24"/>
                <w:lang w:val="en-GB"/>
              </w:rPr>
              <w:t>∈</w:t>
            </w:r>
            <w:r w:rsidRPr="00136925">
              <w:rPr>
                <w:rFonts w:ascii="Times New Roman" w:hAnsi="Times New Roman"/>
                <w:sz w:val="24"/>
                <w:lang w:val="en-GB"/>
              </w:rPr>
              <w:t xml:space="preserve"> Z</w:t>
            </w:r>
            <w:r w:rsidRPr="00136925">
              <w:rPr>
                <w:rFonts w:ascii="Times New Roman" w:hAnsi="Times New Roman"/>
                <w:sz w:val="24"/>
                <w:vertAlign w:val="superscript"/>
                <w:lang w:val="en-GB"/>
              </w:rPr>
              <w:t>+</w:t>
            </w:r>
            <w:r w:rsidRPr="00136925">
              <w:rPr>
                <w:rFonts w:ascii="Times New Roman" w:hAnsi="Times New Roman"/>
                <w:sz w:val="24"/>
                <w:lang w:val="en-GB"/>
              </w:rPr>
              <w:t xml:space="preserve">, </w:t>
            </w:r>
            <w:r w:rsidRPr="00136925">
              <w:rPr>
                <w:rFonts w:ascii="Times New Roman" w:hAnsi="Times New Roman"/>
                <w:i/>
                <w:iCs/>
                <w:sz w:val="24"/>
                <w:lang w:val="en-GB"/>
              </w:rPr>
              <w:t>a</w:t>
            </w:r>
            <w:r w:rsidRPr="00136925">
              <w:rPr>
                <w:rFonts w:ascii="Times New Roman" w:hAnsi="Times New Roman"/>
                <w:sz w:val="24"/>
                <w:lang w:val="en-GB"/>
              </w:rPr>
              <w:t xml:space="preserve">: 1, </w:t>
            </w:r>
            <w:r w:rsidRPr="00136925">
              <w:rPr>
                <w:rFonts w:ascii="Times New Roman" w:hAnsi="Times New Roman"/>
                <w:i/>
                <w:iCs/>
                <w:sz w:val="24"/>
                <w:lang w:val="en-GB"/>
              </w:rPr>
              <w:t>b</w:t>
            </w:r>
            <w:r w:rsidRPr="00136925">
              <w:rPr>
                <w:rFonts w:ascii="Times New Roman" w:hAnsi="Times New Roman"/>
                <w:sz w:val="24"/>
                <w:lang w:val="en-GB"/>
              </w:rPr>
              <w:t xml:space="preserve">: 16,128) for  </w:t>
            </w:r>
            <w:r w:rsidRPr="00136925">
              <w:rPr>
                <w:rFonts w:ascii="Times New Roman" w:hAnsi="Times New Roman"/>
                <w:i/>
                <w:iCs/>
                <w:sz w:val="24"/>
                <w:lang w:val="en-GB"/>
              </w:rPr>
              <w:t>a</w:t>
            </w:r>
            <w:r w:rsidRPr="00136925">
              <w:rPr>
                <w:rFonts w:ascii="Times New Roman" w:hAnsi="Times New Roman"/>
                <w:sz w:val="24"/>
                <w:lang w:val="en-GB"/>
              </w:rPr>
              <w:t xml:space="preserve"> ≤ </w:t>
            </w:r>
            <w:r w:rsidRPr="00136925">
              <w:rPr>
                <w:rFonts w:ascii="Times New Roman" w:hAnsi="Times New Roman"/>
                <w:i/>
                <w:iCs/>
                <w:sz w:val="24"/>
                <w:lang w:val="en-GB"/>
              </w:rPr>
              <w:t>X</w:t>
            </w:r>
            <w:r w:rsidRPr="00136925">
              <w:rPr>
                <w:rFonts w:ascii="Times New Roman" w:hAnsi="Times New Roman"/>
                <w:sz w:val="24"/>
                <w:lang w:val="en-GB"/>
              </w:rPr>
              <w:t xml:space="preserve"> ≤ </w:t>
            </w:r>
            <w:r w:rsidRPr="00136925">
              <w:rPr>
                <w:rFonts w:ascii="Times New Roman" w:hAnsi="Times New Roman"/>
                <w:i/>
                <w:iCs/>
                <w:sz w:val="24"/>
                <w:lang w:val="en-GB"/>
              </w:rPr>
              <w:t>b</w:t>
            </w:r>
            <w:r w:rsidRPr="00136925">
              <w:rPr>
                <w:rFonts w:ascii="Times New Roman" w:hAnsi="Times New Roman"/>
                <w:sz w:val="24"/>
                <w:lang w:val="en-GB"/>
              </w:rPr>
              <w:t>;</w:t>
            </w:r>
            <w:r w:rsidRPr="00136925">
              <w:rPr>
                <w:rFonts w:ascii="Times New Roman" w:hAnsi="Times New Roman"/>
                <w:i/>
                <w:iCs/>
                <w:sz w:val="24"/>
                <w:lang w:val="en-GB"/>
              </w:rPr>
              <w:t xml:space="preserve"> </w:t>
            </w:r>
            <w:r w:rsidRPr="00136925">
              <w:rPr>
                <w:rFonts w:ascii="Times New Roman" w:hAnsi="Times New Roman"/>
                <w:i/>
                <w:iCs/>
                <w:sz w:val="24"/>
                <w:lang w:val="en-GB"/>
              </w:rPr>
              <w:br/>
              <w:t>exp</w:t>
            </w:r>
            <w:r w:rsidRPr="00136925">
              <w:rPr>
                <w:rFonts w:ascii="Times New Roman" w:hAnsi="Times New Roman"/>
                <w:sz w:val="24"/>
                <w:lang w:val="en-GB"/>
              </w:rPr>
              <w:t>(</w:t>
            </w:r>
            <w:r w:rsidRPr="00136925">
              <w:rPr>
                <w:rFonts w:ascii="Times New Roman" w:hAnsi="Times New Roman"/>
                <w:i/>
                <w:iCs/>
                <w:sz w:val="24"/>
                <w:lang w:val="en-GB"/>
              </w:rPr>
              <w:t>x</w:t>
            </w:r>
            <w:r w:rsidRPr="00136925">
              <w:rPr>
                <w:rFonts w:ascii="Times New Roman" w:hAnsi="Times New Roman"/>
                <w:sz w:val="24"/>
                <w:lang w:val="en-GB"/>
              </w:rPr>
              <w:t xml:space="preserve"> </w:t>
            </w:r>
            <w:r w:rsidRPr="00136925">
              <w:rPr>
                <w:rFonts w:ascii="Cambria Math" w:hAnsi="Cambria Math" w:cs="Cambria Math"/>
                <w:sz w:val="24"/>
                <w:lang w:val="en-GB"/>
              </w:rPr>
              <w:t>∈</w:t>
            </w:r>
            <w:r w:rsidRPr="00136925">
              <w:rPr>
                <w:rFonts w:ascii="Times New Roman" w:hAnsi="Times New Roman"/>
                <w:sz w:val="24"/>
                <w:lang w:val="en-GB"/>
              </w:rPr>
              <w:t xml:space="preserve"> R</w:t>
            </w:r>
            <w:r w:rsidRPr="00136925">
              <w:rPr>
                <w:rFonts w:ascii="Times New Roman" w:hAnsi="Times New Roman"/>
                <w:sz w:val="24"/>
                <w:vertAlign w:val="superscript"/>
                <w:lang w:val="en-GB"/>
              </w:rPr>
              <w:t>+</w:t>
            </w:r>
            <w:r w:rsidRPr="00136925">
              <w:rPr>
                <w:rFonts w:ascii="Times New Roman" w:hAnsi="Times New Roman"/>
                <w:sz w:val="24"/>
                <w:lang w:val="en-GB"/>
              </w:rPr>
              <w:t xml:space="preserve">, </w:t>
            </w:r>
            <w:r w:rsidRPr="00136925">
              <w:rPr>
                <w:rFonts w:ascii="Times New Roman" w:hAnsi="Times New Roman"/>
                <w:i/>
                <w:iCs/>
                <w:sz w:val="24"/>
                <w:lang w:val="en-GB"/>
              </w:rPr>
              <w:t>β</w:t>
            </w:r>
            <w:r w:rsidRPr="00136925">
              <w:rPr>
                <w:rFonts w:ascii="Times New Roman" w:hAnsi="Times New Roman"/>
                <w:sz w:val="24"/>
                <w:lang w:val="en-GB"/>
              </w:rPr>
              <w:t xml:space="preserve">: 120) for </w:t>
            </w:r>
            <w:r w:rsidRPr="00136925">
              <w:rPr>
                <w:rFonts w:ascii="Times New Roman" w:hAnsi="Times New Roman"/>
                <w:i/>
                <w:iCs/>
                <w:sz w:val="24"/>
                <w:lang w:val="en-GB"/>
              </w:rPr>
              <w:t>β</w:t>
            </w:r>
            <w:r w:rsidRPr="00136925">
              <w:rPr>
                <w:rFonts w:ascii="Times New Roman" w:hAnsi="Times New Roman"/>
                <w:sz w:val="24"/>
                <w:lang w:val="en-GB"/>
              </w:rPr>
              <w:t xml:space="preserve"> &gt; 0.</w:t>
            </w:r>
          </w:p>
        </w:tc>
        <w:tc>
          <w:tcPr>
            <w:tcW w:w="2801" w:type="dxa"/>
            <w:tcBorders>
              <w:top w:val="single" w:sz="4" w:space="0" w:color="auto"/>
            </w:tcBorders>
            <w:vAlign w:val="center"/>
            <w:hideMark/>
          </w:tcPr>
          <w:p w14:paraId="5793DD65" w14:textId="77777777" w:rsidR="00136925" w:rsidRPr="00136925" w:rsidRDefault="00136925" w:rsidP="00136925">
            <w:pPr>
              <w:spacing w:before="0" w:after="0" w:line="240" w:lineRule="auto"/>
              <w:jc w:val="left"/>
              <w:rPr>
                <w:rFonts w:ascii="Times New Roman" w:hAnsi="Times New Roman"/>
                <w:sz w:val="24"/>
                <w:lang w:val="en-GB"/>
              </w:rPr>
            </w:pPr>
            <w:r w:rsidRPr="00136925">
              <w:rPr>
                <w:rFonts w:ascii="Times New Roman" w:hAnsi="Times New Roman"/>
                <w:sz w:val="24"/>
                <w:lang w:val="en-GB"/>
              </w:rPr>
              <w:t>(1) The likelihood of occurrence of natural disasters is identical along the simulation horizon; (2) when a natural disaster happens Op</w:t>
            </w:r>
            <w:r w:rsidRPr="00136925">
              <w:rPr>
                <w:rFonts w:ascii="Times New Roman" w:hAnsi="Times New Roman"/>
                <w:sz w:val="24"/>
                <w:vertAlign w:val="subscript"/>
                <w:lang w:val="en-GB"/>
              </w:rPr>
              <w:t>3</w:t>
            </w:r>
            <w:r w:rsidRPr="00136925">
              <w:rPr>
                <w:rFonts w:ascii="Times New Roman" w:hAnsi="Times New Roman"/>
                <w:sz w:val="24"/>
                <w:lang w:val="en-GB"/>
              </w:rPr>
              <w:t>, Op</w:t>
            </w:r>
            <w:r w:rsidRPr="00136925">
              <w:rPr>
                <w:rFonts w:ascii="Times New Roman" w:hAnsi="Times New Roman"/>
                <w:sz w:val="24"/>
                <w:vertAlign w:val="subscript"/>
                <w:lang w:val="en-GB"/>
              </w:rPr>
              <w:t>5</w:t>
            </w:r>
            <w:r w:rsidRPr="00136925">
              <w:rPr>
                <w:rFonts w:ascii="Times New Roman" w:hAnsi="Times New Roman"/>
                <w:sz w:val="24"/>
                <w:lang w:val="en-GB"/>
              </w:rPr>
              <w:t>, Op</w:t>
            </w:r>
            <w:r w:rsidRPr="00136925">
              <w:rPr>
                <w:rFonts w:ascii="Times New Roman" w:hAnsi="Times New Roman"/>
                <w:sz w:val="24"/>
                <w:vertAlign w:val="subscript"/>
                <w:lang w:val="en-GB"/>
              </w:rPr>
              <w:t>6</w:t>
            </w:r>
            <w:r w:rsidRPr="00136925">
              <w:rPr>
                <w:rFonts w:ascii="Times New Roman" w:hAnsi="Times New Roman"/>
                <w:sz w:val="24"/>
                <w:lang w:val="en-GB"/>
              </w:rPr>
              <w:t>, Op</w:t>
            </w:r>
            <w:r w:rsidRPr="00136925">
              <w:rPr>
                <w:rFonts w:ascii="Times New Roman" w:hAnsi="Times New Roman"/>
                <w:sz w:val="24"/>
                <w:vertAlign w:val="subscript"/>
                <w:lang w:val="en-GB"/>
              </w:rPr>
              <w:t>7</w:t>
            </w:r>
            <w:r w:rsidRPr="00136925">
              <w:rPr>
                <w:rFonts w:ascii="Times New Roman" w:hAnsi="Times New Roman"/>
                <w:sz w:val="24"/>
                <w:lang w:val="en-GB"/>
              </w:rPr>
              <w:t xml:space="preserve"> and Op</w:t>
            </w:r>
            <w:r w:rsidRPr="00136925">
              <w:rPr>
                <w:rFonts w:ascii="Times New Roman" w:hAnsi="Times New Roman"/>
                <w:sz w:val="24"/>
                <w:vertAlign w:val="subscript"/>
                <w:lang w:val="en-GB"/>
              </w:rPr>
              <w:t>9</w:t>
            </w:r>
            <w:r w:rsidRPr="00136925">
              <w:rPr>
                <w:rFonts w:ascii="Times New Roman" w:hAnsi="Times New Roman"/>
                <w:sz w:val="24"/>
                <w:lang w:val="en-GB"/>
              </w:rPr>
              <w:t xml:space="preserve"> are simultaneously affected; and (3) the average re-entry time in operation is independent for each operation.</w:t>
            </w:r>
          </w:p>
        </w:tc>
      </w:tr>
      <w:tr w:rsidR="00136925" w:rsidRPr="00136925" w14:paraId="61FD91F1" w14:textId="77777777" w:rsidTr="00136925">
        <w:trPr>
          <w:trHeight w:val="2103"/>
        </w:trPr>
        <w:tc>
          <w:tcPr>
            <w:tcW w:w="864" w:type="dxa"/>
            <w:vAlign w:val="center"/>
            <w:hideMark/>
          </w:tcPr>
          <w:p w14:paraId="6CE6B936" w14:textId="77777777" w:rsidR="00136925" w:rsidRPr="00136925" w:rsidRDefault="00136925" w:rsidP="00136925">
            <w:pPr>
              <w:spacing w:before="0" w:after="0" w:line="240" w:lineRule="auto"/>
              <w:rPr>
                <w:rFonts w:ascii="Times New Roman" w:hAnsi="Times New Roman"/>
                <w:sz w:val="24"/>
                <w:lang w:val="en-GB"/>
              </w:rPr>
            </w:pPr>
            <w:r w:rsidRPr="00136925">
              <w:rPr>
                <w:rFonts w:ascii="Times New Roman" w:hAnsi="Times New Roman"/>
                <w:sz w:val="24"/>
                <w:lang w:val="en-GB"/>
              </w:rPr>
              <w:t>R</w:t>
            </w:r>
            <w:r w:rsidRPr="00136925">
              <w:rPr>
                <w:rFonts w:ascii="Times New Roman" w:hAnsi="Times New Roman"/>
                <w:sz w:val="24"/>
                <w:vertAlign w:val="subscript"/>
                <w:lang w:val="en-GB"/>
              </w:rPr>
              <w:t>22</w:t>
            </w:r>
          </w:p>
        </w:tc>
        <w:tc>
          <w:tcPr>
            <w:tcW w:w="4155" w:type="dxa"/>
            <w:vAlign w:val="center"/>
            <w:hideMark/>
          </w:tcPr>
          <w:p w14:paraId="6A5C4B78" w14:textId="77777777" w:rsidR="00136925" w:rsidRPr="00136925" w:rsidRDefault="00136925" w:rsidP="00136925">
            <w:pPr>
              <w:spacing w:before="0" w:after="0" w:line="240" w:lineRule="auto"/>
              <w:jc w:val="left"/>
              <w:rPr>
                <w:rFonts w:ascii="Times New Roman" w:hAnsi="Times New Roman"/>
                <w:sz w:val="24"/>
                <w:lang w:val="en-GB"/>
              </w:rPr>
            </w:pPr>
            <w:r w:rsidRPr="00136925">
              <w:rPr>
                <w:rFonts w:ascii="Times New Roman" w:hAnsi="Times New Roman"/>
                <w:i/>
                <w:iCs/>
                <w:sz w:val="24"/>
                <w:lang w:val="en-GB"/>
              </w:rPr>
              <w:t>Uniform-discrete</w:t>
            </w:r>
            <w:r w:rsidRPr="00136925">
              <w:rPr>
                <w:rFonts w:ascii="Times New Roman" w:hAnsi="Times New Roman"/>
                <w:sz w:val="24"/>
                <w:lang w:val="en-GB"/>
              </w:rPr>
              <w:t>,</w:t>
            </w:r>
            <w:r w:rsidRPr="00136925">
              <w:rPr>
                <w:rFonts w:ascii="Times New Roman" w:hAnsi="Times New Roman"/>
                <w:i/>
                <w:iCs/>
                <w:sz w:val="24"/>
                <w:lang w:val="en-GB"/>
              </w:rPr>
              <w:t xml:space="preserve"> U</w:t>
            </w:r>
            <w:r w:rsidRPr="00136925">
              <w:rPr>
                <w:rFonts w:ascii="Times New Roman" w:hAnsi="Times New Roman"/>
                <w:sz w:val="24"/>
                <w:lang w:val="en-GB"/>
              </w:rPr>
              <w:t>(</w:t>
            </w:r>
            <w:r w:rsidRPr="00136925">
              <w:rPr>
                <w:rFonts w:ascii="Times New Roman" w:hAnsi="Times New Roman"/>
                <w:i/>
                <w:iCs/>
                <w:sz w:val="24"/>
                <w:lang w:val="en-GB"/>
              </w:rPr>
              <w:t>x</w:t>
            </w:r>
            <w:r w:rsidRPr="00136925">
              <w:rPr>
                <w:rFonts w:ascii="Times New Roman" w:hAnsi="Times New Roman"/>
                <w:sz w:val="24"/>
                <w:lang w:val="en-GB"/>
              </w:rPr>
              <w:t>: destruction of one line-of-communication in a interval of 4,032 hours</w:t>
            </w:r>
            <w:r w:rsidRPr="00136925">
              <w:rPr>
                <w:rFonts w:ascii="Times New Roman" w:hAnsi="Times New Roman"/>
                <w:i/>
                <w:iCs/>
                <w:sz w:val="24"/>
                <w:lang w:val="en-GB"/>
              </w:rPr>
              <w:t>; a</w:t>
            </w:r>
            <w:r w:rsidRPr="00136925">
              <w:rPr>
                <w:rFonts w:ascii="Times New Roman" w:hAnsi="Times New Roman"/>
                <w:sz w:val="24"/>
                <w:lang w:val="en-GB"/>
              </w:rPr>
              <w:t>:</w:t>
            </w:r>
            <w:r w:rsidRPr="00136925">
              <w:rPr>
                <w:rFonts w:ascii="Times New Roman" w:hAnsi="Times New Roman"/>
                <w:i/>
                <w:iCs/>
                <w:sz w:val="24"/>
                <w:lang w:val="en-GB"/>
              </w:rPr>
              <w:t xml:space="preserve"> </w:t>
            </w:r>
            <w:r w:rsidRPr="00136925">
              <w:rPr>
                <w:rFonts w:ascii="Times New Roman" w:hAnsi="Times New Roman"/>
                <w:sz w:val="24"/>
                <w:lang w:val="en-GB"/>
              </w:rPr>
              <w:t>the lower bound of the interval of time in hours,</w:t>
            </w:r>
            <w:r w:rsidRPr="00136925">
              <w:rPr>
                <w:rFonts w:ascii="Times New Roman" w:hAnsi="Times New Roman"/>
                <w:i/>
                <w:iCs/>
                <w:sz w:val="24"/>
                <w:lang w:val="en-GB"/>
              </w:rPr>
              <w:t xml:space="preserve"> b</w:t>
            </w:r>
            <w:r w:rsidRPr="00136925">
              <w:rPr>
                <w:rFonts w:ascii="Times New Roman" w:hAnsi="Times New Roman"/>
                <w:sz w:val="24"/>
                <w:lang w:val="en-GB"/>
              </w:rPr>
              <w:t>: the upper bound of the interval of time in hours).</w:t>
            </w:r>
            <w:r w:rsidRPr="00136925">
              <w:rPr>
                <w:rFonts w:ascii="Times New Roman" w:hAnsi="Times New Roman"/>
                <w:i/>
                <w:iCs/>
                <w:sz w:val="24"/>
                <w:lang w:val="en-GB"/>
              </w:rPr>
              <w:br/>
              <w:t>Exponential</w:t>
            </w:r>
            <w:r w:rsidRPr="00136925">
              <w:rPr>
                <w:rFonts w:ascii="Times New Roman" w:hAnsi="Times New Roman"/>
                <w:sz w:val="24"/>
                <w:lang w:val="en-GB"/>
              </w:rPr>
              <w:t>,</w:t>
            </w:r>
            <w:r w:rsidRPr="00136925">
              <w:rPr>
                <w:rFonts w:ascii="Times New Roman" w:hAnsi="Times New Roman"/>
                <w:i/>
                <w:iCs/>
                <w:sz w:val="24"/>
                <w:lang w:val="en-GB"/>
              </w:rPr>
              <w:t xml:space="preserve"> exp</w:t>
            </w:r>
            <w:r w:rsidRPr="00136925">
              <w:rPr>
                <w:rFonts w:ascii="Times New Roman" w:hAnsi="Times New Roman"/>
                <w:sz w:val="24"/>
                <w:lang w:val="en-GB"/>
              </w:rPr>
              <w:t>(</w:t>
            </w:r>
            <w:r w:rsidRPr="00136925">
              <w:rPr>
                <w:rFonts w:ascii="Times New Roman" w:hAnsi="Times New Roman"/>
                <w:i/>
                <w:iCs/>
                <w:sz w:val="24"/>
                <w:lang w:val="en-GB"/>
              </w:rPr>
              <w:t>x</w:t>
            </w:r>
            <w:r w:rsidRPr="00136925">
              <w:rPr>
                <w:rFonts w:ascii="Times New Roman" w:hAnsi="Times New Roman"/>
                <w:sz w:val="24"/>
                <w:lang w:val="en-GB"/>
              </w:rPr>
              <w:t>: time in hours before the affected line-of-communication is rehabilitated</w:t>
            </w:r>
            <w:r w:rsidRPr="00136925">
              <w:rPr>
                <w:rFonts w:ascii="Times New Roman" w:hAnsi="Times New Roman"/>
                <w:i/>
                <w:iCs/>
                <w:sz w:val="24"/>
                <w:lang w:val="en-GB"/>
              </w:rPr>
              <w:t xml:space="preserve">, β: </w:t>
            </w:r>
            <w:r w:rsidRPr="00136925">
              <w:rPr>
                <w:rFonts w:ascii="Times New Roman" w:hAnsi="Times New Roman"/>
                <w:sz w:val="24"/>
                <w:lang w:val="en-GB"/>
              </w:rPr>
              <w:t>average time in hours before the line-of-communication is rehabilitated). The average time of rehabilitation is equal to 24 hours (1 day).</w:t>
            </w:r>
          </w:p>
        </w:tc>
        <w:tc>
          <w:tcPr>
            <w:tcW w:w="1644" w:type="dxa"/>
            <w:vAlign w:val="center"/>
            <w:hideMark/>
          </w:tcPr>
          <w:p w14:paraId="71C8285C" w14:textId="77777777" w:rsidR="00136925" w:rsidRPr="00136925" w:rsidRDefault="00136925" w:rsidP="00C93273">
            <w:pPr>
              <w:spacing w:before="0" w:after="0" w:line="240" w:lineRule="auto"/>
              <w:jc w:val="left"/>
              <w:rPr>
                <w:rFonts w:ascii="Times New Roman" w:hAnsi="Times New Roman"/>
                <w:sz w:val="24"/>
                <w:lang w:val="en-GB"/>
              </w:rPr>
            </w:pPr>
            <w:r w:rsidRPr="00136925">
              <w:rPr>
                <w:rFonts w:ascii="Times New Roman" w:hAnsi="Times New Roman"/>
                <w:i/>
                <w:iCs/>
                <w:sz w:val="24"/>
                <w:lang w:val="en-GB"/>
              </w:rPr>
              <w:t>U</w:t>
            </w:r>
            <w:r w:rsidRPr="00136925">
              <w:rPr>
                <w:rFonts w:ascii="Times New Roman" w:hAnsi="Times New Roman"/>
                <w:sz w:val="24"/>
                <w:lang w:val="en-GB"/>
              </w:rPr>
              <w:t>(</w:t>
            </w:r>
            <w:r w:rsidRPr="00136925">
              <w:rPr>
                <w:rFonts w:ascii="Times New Roman" w:hAnsi="Times New Roman"/>
                <w:i/>
                <w:iCs/>
                <w:sz w:val="24"/>
                <w:lang w:val="en-GB"/>
              </w:rPr>
              <w:t>x</w:t>
            </w:r>
            <w:r w:rsidRPr="00136925">
              <w:rPr>
                <w:rFonts w:ascii="Times New Roman" w:hAnsi="Times New Roman"/>
                <w:sz w:val="24"/>
                <w:lang w:val="en-GB"/>
              </w:rPr>
              <w:t xml:space="preserve"> </w:t>
            </w:r>
            <w:r w:rsidRPr="00136925">
              <w:rPr>
                <w:rFonts w:ascii="Cambria Math" w:hAnsi="Cambria Math" w:cs="Cambria Math"/>
                <w:sz w:val="24"/>
                <w:lang w:val="en-GB"/>
              </w:rPr>
              <w:t>∈</w:t>
            </w:r>
            <w:r w:rsidRPr="00136925">
              <w:rPr>
                <w:rFonts w:ascii="Times New Roman" w:hAnsi="Times New Roman"/>
                <w:sz w:val="24"/>
                <w:lang w:val="en-GB"/>
              </w:rPr>
              <w:t xml:space="preserve"> Z</w:t>
            </w:r>
            <w:r w:rsidRPr="00136925">
              <w:rPr>
                <w:rFonts w:ascii="Times New Roman" w:hAnsi="Times New Roman"/>
                <w:sz w:val="24"/>
                <w:vertAlign w:val="superscript"/>
                <w:lang w:val="en-GB"/>
              </w:rPr>
              <w:t>+</w:t>
            </w:r>
            <w:r w:rsidRPr="00136925">
              <w:rPr>
                <w:rFonts w:ascii="Times New Roman" w:hAnsi="Times New Roman"/>
                <w:sz w:val="24"/>
                <w:lang w:val="en-GB"/>
              </w:rPr>
              <w:t xml:space="preserve">, </w:t>
            </w:r>
            <w:r w:rsidRPr="00136925">
              <w:rPr>
                <w:rFonts w:ascii="Times New Roman" w:hAnsi="Times New Roman"/>
                <w:i/>
                <w:iCs/>
                <w:sz w:val="24"/>
                <w:lang w:val="en-GB"/>
              </w:rPr>
              <w:t>a</w:t>
            </w:r>
            <w:r w:rsidRPr="00136925">
              <w:rPr>
                <w:rFonts w:ascii="Times New Roman" w:hAnsi="Times New Roman"/>
                <w:sz w:val="24"/>
                <w:lang w:val="en-GB"/>
              </w:rPr>
              <w:t xml:space="preserve">: 1, </w:t>
            </w:r>
            <w:r w:rsidRPr="00136925">
              <w:rPr>
                <w:rFonts w:ascii="Times New Roman" w:hAnsi="Times New Roman"/>
                <w:i/>
                <w:iCs/>
                <w:sz w:val="24"/>
                <w:lang w:val="en-GB"/>
              </w:rPr>
              <w:t>b</w:t>
            </w:r>
            <w:r w:rsidRPr="00136925">
              <w:rPr>
                <w:rFonts w:ascii="Times New Roman" w:hAnsi="Times New Roman"/>
                <w:sz w:val="24"/>
                <w:lang w:val="en-GB"/>
              </w:rPr>
              <w:t xml:space="preserve">: 4,032) for </w:t>
            </w:r>
            <w:r w:rsidRPr="00136925">
              <w:rPr>
                <w:rFonts w:ascii="Times New Roman" w:hAnsi="Times New Roman"/>
                <w:i/>
                <w:iCs/>
                <w:sz w:val="24"/>
                <w:lang w:val="en-GB"/>
              </w:rPr>
              <w:t>a</w:t>
            </w:r>
            <w:r w:rsidRPr="00136925">
              <w:rPr>
                <w:rFonts w:ascii="Times New Roman" w:hAnsi="Times New Roman"/>
                <w:sz w:val="24"/>
                <w:lang w:val="en-GB"/>
              </w:rPr>
              <w:t xml:space="preserve"> ≤ </w:t>
            </w:r>
            <w:r w:rsidRPr="00136925">
              <w:rPr>
                <w:rFonts w:ascii="Times New Roman" w:hAnsi="Times New Roman"/>
                <w:i/>
                <w:iCs/>
                <w:sz w:val="24"/>
                <w:lang w:val="en-GB"/>
              </w:rPr>
              <w:t>x</w:t>
            </w:r>
            <w:r w:rsidRPr="00136925">
              <w:rPr>
                <w:rFonts w:ascii="Times New Roman" w:hAnsi="Times New Roman"/>
                <w:sz w:val="24"/>
                <w:lang w:val="en-GB"/>
              </w:rPr>
              <w:t xml:space="preserve"> ≤ </w:t>
            </w:r>
            <w:r w:rsidRPr="00136925">
              <w:rPr>
                <w:rFonts w:ascii="Times New Roman" w:hAnsi="Times New Roman"/>
                <w:i/>
                <w:iCs/>
                <w:sz w:val="24"/>
                <w:lang w:val="en-GB"/>
              </w:rPr>
              <w:t>b</w:t>
            </w:r>
            <w:r w:rsidRPr="00136925">
              <w:rPr>
                <w:rFonts w:ascii="Times New Roman" w:hAnsi="Times New Roman"/>
                <w:sz w:val="24"/>
                <w:lang w:val="en-GB"/>
              </w:rPr>
              <w:t xml:space="preserve">; </w:t>
            </w:r>
            <w:r w:rsidRPr="00136925">
              <w:rPr>
                <w:rFonts w:ascii="Times New Roman" w:hAnsi="Times New Roman"/>
                <w:sz w:val="24"/>
                <w:lang w:val="en-GB"/>
              </w:rPr>
              <w:br/>
            </w:r>
            <w:r w:rsidRPr="00136925">
              <w:rPr>
                <w:rFonts w:ascii="Times New Roman" w:hAnsi="Times New Roman"/>
                <w:i/>
                <w:iCs/>
                <w:sz w:val="24"/>
                <w:lang w:val="en-GB"/>
              </w:rPr>
              <w:t>exp</w:t>
            </w:r>
            <w:r w:rsidRPr="00136925">
              <w:rPr>
                <w:rFonts w:ascii="Times New Roman" w:hAnsi="Times New Roman"/>
                <w:sz w:val="24"/>
                <w:lang w:val="en-GB"/>
              </w:rPr>
              <w:t>(</w:t>
            </w:r>
            <w:r w:rsidRPr="00136925">
              <w:rPr>
                <w:rFonts w:ascii="Times New Roman" w:hAnsi="Times New Roman"/>
                <w:i/>
                <w:iCs/>
                <w:sz w:val="24"/>
                <w:lang w:val="en-GB"/>
              </w:rPr>
              <w:t>x</w:t>
            </w:r>
            <w:r w:rsidRPr="00136925">
              <w:rPr>
                <w:rFonts w:ascii="Times New Roman" w:hAnsi="Times New Roman"/>
                <w:sz w:val="24"/>
                <w:lang w:val="en-GB"/>
              </w:rPr>
              <w:t xml:space="preserve"> </w:t>
            </w:r>
            <w:r w:rsidRPr="00136925">
              <w:rPr>
                <w:rFonts w:ascii="Cambria Math" w:hAnsi="Cambria Math" w:cs="Cambria Math"/>
                <w:sz w:val="24"/>
                <w:lang w:val="en-GB"/>
              </w:rPr>
              <w:t>∈</w:t>
            </w:r>
            <w:r w:rsidRPr="00136925">
              <w:rPr>
                <w:rFonts w:ascii="Times New Roman" w:hAnsi="Times New Roman"/>
                <w:sz w:val="24"/>
                <w:lang w:val="en-GB"/>
              </w:rPr>
              <w:t xml:space="preserve"> R</w:t>
            </w:r>
            <w:r w:rsidRPr="00136925">
              <w:rPr>
                <w:rFonts w:ascii="Times New Roman" w:hAnsi="Times New Roman"/>
                <w:sz w:val="24"/>
                <w:vertAlign w:val="superscript"/>
                <w:lang w:val="en-GB"/>
              </w:rPr>
              <w:t>+</w:t>
            </w:r>
            <w:r w:rsidRPr="00136925">
              <w:rPr>
                <w:rFonts w:ascii="Times New Roman" w:hAnsi="Times New Roman"/>
                <w:sz w:val="24"/>
                <w:lang w:val="en-GB"/>
              </w:rPr>
              <w:t xml:space="preserve">, </w:t>
            </w:r>
            <w:r w:rsidRPr="00136925">
              <w:rPr>
                <w:rFonts w:ascii="Times New Roman" w:hAnsi="Times New Roman"/>
                <w:i/>
                <w:iCs/>
                <w:sz w:val="24"/>
                <w:lang w:val="en-GB"/>
              </w:rPr>
              <w:t>β</w:t>
            </w:r>
            <w:r w:rsidRPr="00136925">
              <w:rPr>
                <w:rFonts w:ascii="Times New Roman" w:hAnsi="Times New Roman"/>
                <w:sz w:val="24"/>
                <w:lang w:val="en-GB"/>
              </w:rPr>
              <w:t xml:space="preserve"> = 24) for </w:t>
            </w:r>
            <w:r w:rsidRPr="00136925">
              <w:rPr>
                <w:rFonts w:ascii="Times New Roman" w:hAnsi="Times New Roman"/>
                <w:i/>
                <w:iCs/>
                <w:sz w:val="24"/>
                <w:lang w:val="en-GB"/>
              </w:rPr>
              <w:t>β</w:t>
            </w:r>
            <w:r w:rsidRPr="00136925">
              <w:rPr>
                <w:rFonts w:ascii="Times New Roman" w:hAnsi="Times New Roman"/>
                <w:sz w:val="24"/>
                <w:lang w:val="en-GB"/>
              </w:rPr>
              <w:t xml:space="preserve"> &gt; 0</w:t>
            </w:r>
          </w:p>
        </w:tc>
        <w:tc>
          <w:tcPr>
            <w:tcW w:w="2801" w:type="dxa"/>
            <w:vAlign w:val="center"/>
            <w:hideMark/>
          </w:tcPr>
          <w:p w14:paraId="26C15599" w14:textId="77777777" w:rsidR="00136925" w:rsidRPr="00136925" w:rsidRDefault="00136925" w:rsidP="00136925">
            <w:pPr>
              <w:spacing w:before="0" w:after="0" w:line="240" w:lineRule="auto"/>
              <w:jc w:val="left"/>
              <w:rPr>
                <w:rFonts w:ascii="Times New Roman" w:hAnsi="Times New Roman"/>
                <w:sz w:val="24"/>
                <w:lang w:val="en-GB"/>
              </w:rPr>
            </w:pPr>
            <w:r w:rsidRPr="00136925">
              <w:rPr>
                <w:rFonts w:ascii="Times New Roman" w:hAnsi="Times New Roman"/>
                <w:sz w:val="24"/>
                <w:lang w:val="en-GB"/>
              </w:rPr>
              <w:t>(1) The likelihood that Op</w:t>
            </w:r>
            <w:r w:rsidRPr="00136925">
              <w:rPr>
                <w:rFonts w:ascii="Times New Roman" w:hAnsi="Times New Roman"/>
                <w:sz w:val="24"/>
                <w:vertAlign w:val="subscript"/>
                <w:lang w:val="en-GB"/>
              </w:rPr>
              <w:t>4</w:t>
            </w:r>
            <w:r w:rsidRPr="00136925">
              <w:rPr>
                <w:rFonts w:ascii="Times New Roman" w:hAnsi="Times New Roman"/>
                <w:sz w:val="24"/>
                <w:lang w:val="en-GB"/>
              </w:rPr>
              <w:t>, Op</w:t>
            </w:r>
            <w:r w:rsidRPr="00136925">
              <w:rPr>
                <w:rFonts w:ascii="Times New Roman" w:hAnsi="Times New Roman"/>
                <w:sz w:val="24"/>
                <w:vertAlign w:val="subscript"/>
                <w:lang w:val="en-GB"/>
              </w:rPr>
              <w:t>8</w:t>
            </w:r>
            <w:r w:rsidRPr="00136925">
              <w:rPr>
                <w:rFonts w:ascii="Times New Roman" w:hAnsi="Times New Roman"/>
                <w:sz w:val="24"/>
                <w:lang w:val="en-GB"/>
              </w:rPr>
              <w:t>, Op</w:t>
            </w:r>
            <w:r w:rsidRPr="00136925">
              <w:rPr>
                <w:rFonts w:ascii="Times New Roman" w:hAnsi="Times New Roman"/>
                <w:sz w:val="24"/>
                <w:vertAlign w:val="subscript"/>
                <w:lang w:val="en-GB"/>
              </w:rPr>
              <w:t>10</w:t>
            </w:r>
            <w:r w:rsidRPr="00136925">
              <w:rPr>
                <w:rFonts w:ascii="Times New Roman" w:hAnsi="Times New Roman"/>
                <w:sz w:val="24"/>
                <w:lang w:val="en-GB"/>
              </w:rPr>
              <w:t xml:space="preserve"> and Op</w:t>
            </w:r>
            <w:r w:rsidRPr="00136925">
              <w:rPr>
                <w:rFonts w:ascii="Times New Roman" w:hAnsi="Times New Roman"/>
                <w:sz w:val="24"/>
                <w:vertAlign w:val="subscript"/>
                <w:lang w:val="en-GB"/>
              </w:rPr>
              <w:t>12</w:t>
            </w:r>
            <w:r w:rsidRPr="00136925">
              <w:rPr>
                <w:rFonts w:ascii="Times New Roman" w:hAnsi="Times New Roman"/>
                <w:sz w:val="24"/>
                <w:lang w:val="en-GB"/>
              </w:rPr>
              <w:t xml:space="preserve"> are destroyed is identical along the period considered, and (2) rehabilitation times for each line-of-communication are independent of one another.</w:t>
            </w:r>
          </w:p>
        </w:tc>
      </w:tr>
      <w:tr w:rsidR="00136925" w:rsidRPr="00136925" w14:paraId="6A71C921" w14:textId="77777777" w:rsidTr="00136925">
        <w:trPr>
          <w:trHeight w:val="2545"/>
        </w:trPr>
        <w:tc>
          <w:tcPr>
            <w:tcW w:w="864" w:type="dxa"/>
            <w:vAlign w:val="center"/>
            <w:hideMark/>
          </w:tcPr>
          <w:p w14:paraId="57D4AFB4" w14:textId="77777777" w:rsidR="00136925" w:rsidRPr="00136925" w:rsidRDefault="00136925" w:rsidP="00136925">
            <w:pPr>
              <w:spacing w:before="0" w:after="0" w:line="240" w:lineRule="auto"/>
              <w:rPr>
                <w:rFonts w:ascii="Times New Roman" w:hAnsi="Times New Roman"/>
                <w:sz w:val="24"/>
                <w:lang w:val="en-GB"/>
              </w:rPr>
            </w:pPr>
            <w:r w:rsidRPr="00136925">
              <w:rPr>
                <w:rFonts w:ascii="Times New Roman" w:hAnsi="Times New Roman"/>
                <w:sz w:val="24"/>
                <w:lang w:val="en-GB"/>
              </w:rPr>
              <w:t>R</w:t>
            </w:r>
            <w:r w:rsidRPr="00136925">
              <w:rPr>
                <w:rFonts w:ascii="Times New Roman" w:hAnsi="Times New Roman"/>
                <w:sz w:val="24"/>
                <w:vertAlign w:val="subscript"/>
                <w:lang w:val="en-GB"/>
              </w:rPr>
              <w:t>23</w:t>
            </w:r>
          </w:p>
        </w:tc>
        <w:tc>
          <w:tcPr>
            <w:tcW w:w="4155" w:type="dxa"/>
            <w:vAlign w:val="center"/>
            <w:hideMark/>
          </w:tcPr>
          <w:p w14:paraId="15656E7A" w14:textId="77777777" w:rsidR="00136925" w:rsidRPr="00136925" w:rsidRDefault="00136925" w:rsidP="00136925">
            <w:pPr>
              <w:spacing w:before="0" w:after="0" w:line="240" w:lineRule="auto"/>
              <w:jc w:val="left"/>
              <w:rPr>
                <w:rFonts w:ascii="Times New Roman" w:hAnsi="Times New Roman"/>
                <w:sz w:val="24"/>
                <w:lang w:val="en-GB"/>
              </w:rPr>
            </w:pPr>
            <w:r w:rsidRPr="00136925">
              <w:rPr>
                <w:rFonts w:ascii="Times New Roman" w:hAnsi="Times New Roman"/>
                <w:i/>
                <w:iCs/>
                <w:sz w:val="24"/>
                <w:lang w:val="en-GB"/>
              </w:rPr>
              <w:t>Uniform-discrete</w:t>
            </w:r>
            <w:r w:rsidRPr="00136925">
              <w:rPr>
                <w:rFonts w:ascii="Times New Roman" w:hAnsi="Times New Roman"/>
                <w:sz w:val="24"/>
                <w:lang w:val="en-GB"/>
              </w:rPr>
              <w:t xml:space="preserve">, </w:t>
            </w:r>
            <w:r w:rsidRPr="00136925">
              <w:rPr>
                <w:rFonts w:ascii="Times New Roman" w:hAnsi="Times New Roman"/>
                <w:i/>
                <w:iCs/>
                <w:sz w:val="24"/>
                <w:lang w:val="en-GB"/>
              </w:rPr>
              <w:t>U</w:t>
            </w:r>
            <w:r w:rsidRPr="00136925">
              <w:rPr>
                <w:rFonts w:ascii="Times New Roman" w:hAnsi="Times New Roman"/>
                <w:sz w:val="24"/>
                <w:lang w:val="en-GB"/>
              </w:rPr>
              <w:t>(</w:t>
            </w:r>
            <w:r w:rsidRPr="00136925">
              <w:rPr>
                <w:rFonts w:ascii="Times New Roman" w:hAnsi="Times New Roman"/>
                <w:i/>
                <w:iCs/>
                <w:sz w:val="24"/>
                <w:lang w:val="en-GB"/>
              </w:rPr>
              <w:t>x</w:t>
            </w:r>
            <w:r w:rsidRPr="00136925">
              <w:rPr>
                <w:rFonts w:ascii="Times New Roman" w:hAnsi="Times New Roman"/>
                <w:sz w:val="24"/>
                <w:lang w:val="en-GB"/>
              </w:rPr>
              <w:t xml:space="preserve">: destruction of the forward logistics support unit in an interval of 8,064 hours, </w:t>
            </w:r>
            <w:r w:rsidRPr="00136925">
              <w:rPr>
                <w:rFonts w:ascii="Times New Roman" w:hAnsi="Times New Roman"/>
                <w:i/>
                <w:iCs/>
                <w:sz w:val="24"/>
                <w:lang w:val="en-GB"/>
              </w:rPr>
              <w:t>a</w:t>
            </w:r>
            <w:r w:rsidRPr="00136925">
              <w:rPr>
                <w:rFonts w:ascii="Times New Roman" w:hAnsi="Times New Roman"/>
                <w:sz w:val="24"/>
                <w:lang w:val="en-GB"/>
              </w:rPr>
              <w:t xml:space="preserve">: the lower bound of the interval of time in hours, </w:t>
            </w:r>
            <w:r w:rsidRPr="00136925">
              <w:rPr>
                <w:rFonts w:ascii="Times New Roman" w:hAnsi="Times New Roman"/>
                <w:i/>
                <w:iCs/>
                <w:sz w:val="24"/>
                <w:lang w:val="en-GB"/>
              </w:rPr>
              <w:t>b</w:t>
            </w:r>
            <w:r w:rsidRPr="00136925">
              <w:rPr>
                <w:rFonts w:ascii="Times New Roman" w:hAnsi="Times New Roman"/>
                <w:sz w:val="24"/>
                <w:lang w:val="en-GB"/>
              </w:rPr>
              <w:t>: the upper bound  of the  interval of time in hours).</w:t>
            </w:r>
            <w:r w:rsidRPr="00136925">
              <w:rPr>
                <w:rFonts w:ascii="Times New Roman" w:hAnsi="Times New Roman"/>
                <w:sz w:val="24"/>
                <w:lang w:val="en-GB"/>
              </w:rPr>
              <w:br/>
            </w:r>
            <w:r w:rsidRPr="00136925">
              <w:rPr>
                <w:rFonts w:ascii="Times New Roman" w:hAnsi="Times New Roman"/>
                <w:i/>
                <w:iCs/>
                <w:sz w:val="24"/>
                <w:lang w:val="en-GB"/>
              </w:rPr>
              <w:t>Exponential</w:t>
            </w:r>
            <w:r w:rsidRPr="00136925">
              <w:rPr>
                <w:rFonts w:ascii="Times New Roman" w:hAnsi="Times New Roman"/>
                <w:sz w:val="24"/>
                <w:lang w:val="en-GB"/>
              </w:rPr>
              <w:t xml:space="preserve">, </w:t>
            </w:r>
            <w:r w:rsidRPr="00136925">
              <w:rPr>
                <w:rFonts w:ascii="Times New Roman" w:hAnsi="Times New Roman"/>
                <w:i/>
                <w:iCs/>
                <w:sz w:val="24"/>
                <w:lang w:val="en-GB"/>
              </w:rPr>
              <w:t>exp</w:t>
            </w:r>
            <w:r w:rsidRPr="00136925">
              <w:rPr>
                <w:rFonts w:ascii="Times New Roman" w:hAnsi="Times New Roman"/>
                <w:sz w:val="24"/>
                <w:lang w:val="en-GB"/>
              </w:rPr>
              <w:t>(</w:t>
            </w:r>
            <w:r w:rsidRPr="00136925">
              <w:rPr>
                <w:rFonts w:ascii="Times New Roman" w:hAnsi="Times New Roman"/>
                <w:i/>
                <w:iCs/>
                <w:sz w:val="24"/>
                <w:lang w:val="en-GB"/>
              </w:rPr>
              <w:t>x</w:t>
            </w:r>
            <w:r w:rsidRPr="00136925">
              <w:rPr>
                <w:rFonts w:ascii="Times New Roman" w:hAnsi="Times New Roman"/>
                <w:sz w:val="24"/>
                <w:lang w:val="en-GB"/>
              </w:rPr>
              <w:t xml:space="preserve">: time in hours before the affected forward logistics support unit is re-activated, </w:t>
            </w:r>
            <w:r w:rsidRPr="00136925">
              <w:rPr>
                <w:rFonts w:ascii="Times New Roman" w:hAnsi="Times New Roman"/>
                <w:i/>
                <w:iCs/>
                <w:sz w:val="24"/>
                <w:lang w:val="en-GB"/>
              </w:rPr>
              <w:t>β</w:t>
            </w:r>
            <w:r w:rsidRPr="00136925">
              <w:rPr>
                <w:rFonts w:ascii="Times New Roman" w:hAnsi="Times New Roman"/>
                <w:sz w:val="24"/>
                <w:lang w:val="en-GB"/>
              </w:rPr>
              <w:t>: average time in hours before the forward logistics support unit is re-activated). The average time of re-activation is equal to 120 hours (5 days).</w:t>
            </w:r>
          </w:p>
        </w:tc>
        <w:tc>
          <w:tcPr>
            <w:tcW w:w="1644" w:type="dxa"/>
            <w:vAlign w:val="center"/>
            <w:hideMark/>
          </w:tcPr>
          <w:p w14:paraId="6F4BE8E1" w14:textId="77777777" w:rsidR="00136925" w:rsidRPr="00136925" w:rsidRDefault="00136925" w:rsidP="00C93273">
            <w:pPr>
              <w:spacing w:before="0" w:after="0" w:line="240" w:lineRule="auto"/>
              <w:jc w:val="left"/>
              <w:rPr>
                <w:rFonts w:ascii="Times New Roman" w:hAnsi="Times New Roman"/>
                <w:sz w:val="24"/>
                <w:lang w:val="en-GB"/>
              </w:rPr>
            </w:pPr>
            <w:r w:rsidRPr="00136925">
              <w:rPr>
                <w:rFonts w:ascii="Times New Roman" w:hAnsi="Times New Roman"/>
                <w:i/>
                <w:iCs/>
                <w:sz w:val="24"/>
                <w:lang w:val="en-GB"/>
              </w:rPr>
              <w:t>U</w:t>
            </w:r>
            <w:r w:rsidRPr="00136925">
              <w:rPr>
                <w:rFonts w:ascii="Times New Roman" w:hAnsi="Times New Roman"/>
                <w:sz w:val="24"/>
                <w:lang w:val="en-GB"/>
              </w:rPr>
              <w:t xml:space="preserve">(x </w:t>
            </w:r>
            <w:r w:rsidRPr="00136925">
              <w:rPr>
                <w:rFonts w:ascii="Cambria Math" w:hAnsi="Cambria Math" w:cs="Cambria Math"/>
                <w:sz w:val="24"/>
                <w:lang w:val="en-GB"/>
              </w:rPr>
              <w:t>∈</w:t>
            </w:r>
            <w:r w:rsidRPr="00136925">
              <w:rPr>
                <w:rFonts w:ascii="Times New Roman" w:hAnsi="Times New Roman"/>
                <w:sz w:val="24"/>
                <w:lang w:val="en-GB"/>
              </w:rPr>
              <w:t xml:space="preserve"> Z+, </w:t>
            </w:r>
            <w:r w:rsidRPr="00136925">
              <w:rPr>
                <w:rFonts w:ascii="Times New Roman" w:hAnsi="Times New Roman"/>
                <w:i/>
                <w:iCs/>
                <w:sz w:val="24"/>
                <w:lang w:val="en-GB"/>
              </w:rPr>
              <w:t>a</w:t>
            </w:r>
            <w:r w:rsidRPr="00136925">
              <w:rPr>
                <w:rFonts w:ascii="Times New Roman" w:hAnsi="Times New Roman"/>
                <w:sz w:val="24"/>
                <w:lang w:val="en-GB"/>
              </w:rPr>
              <w:t xml:space="preserve">: 1, </w:t>
            </w:r>
            <w:r w:rsidRPr="00136925">
              <w:rPr>
                <w:rFonts w:ascii="Times New Roman" w:hAnsi="Times New Roman"/>
                <w:i/>
                <w:iCs/>
                <w:sz w:val="24"/>
                <w:lang w:val="en-GB"/>
              </w:rPr>
              <w:t>b</w:t>
            </w:r>
            <w:r w:rsidRPr="00136925">
              <w:rPr>
                <w:rFonts w:ascii="Times New Roman" w:hAnsi="Times New Roman"/>
                <w:sz w:val="24"/>
                <w:lang w:val="en-GB"/>
              </w:rPr>
              <w:t xml:space="preserve">: 8,064) for </w:t>
            </w:r>
            <w:r w:rsidRPr="00136925">
              <w:rPr>
                <w:rFonts w:ascii="Times New Roman" w:hAnsi="Times New Roman"/>
                <w:i/>
                <w:iCs/>
                <w:sz w:val="24"/>
                <w:lang w:val="en-GB"/>
              </w:rPr>
              <w:t>a</w:t>
            </w:r>
            <w:r w:rsidRPr="00136925">
              <w:rPr>
                <w:rFonts w:ascii="Times New Roman" w:hAnsi="Times New Roman"/>
                <w:sz w:val="24"/>
                <w:lang w:val="en-GB"/>
              </w:rPr>
              <w:t xml:space="preserve"> ≤</w:t>
            </w:r>
            <w:r w:rsidRPr="00136925">
              <w:rPr>
                <w:rFonts w:ascii="Times New Roman" w:hAnsi="Times New Roman"/>
                <w:i/>
                <w:iCs/>
                <w:sz w:val="24"/>
                <w:lang w:val="en-GB"/>
              </w:rPr>
              <w:t xml:space="preserve"> x</w:t>
            </w:r>
            <w:r w:rsidRPr="00136925">
              <w:rPr>
                <w:rFonts w:ascii="Times New Roman" w:hAnsi="Times New Roman"/>
                <w:sz w:val="24"/>
                <w:lang w:val="en-GB"/>
              </w:rPr>
              <w:t xml:space="preserve"> ≤ </w:t>
            </w:r>
            <w:r w:rsidRPr="00136925">
              <w:rPr>
                <w:rFonts w:ascii="Times New Roman" w:hAnsi="Times New Roman"/>
                <w:i/>
                <w:iCs/>
                <w:sz w:val="24"/>
                <w:lang w:val="en-GB"/>
              </w:rPr>
              <w:t>b</w:t>
            </w:r>
            <w:r w:rsidRPr="00136925">
              <w:rPr>
                <w:rFonts w:ascii="Times New Roman" w:hAnsi="Times New Roman"/>
                <w:sz w:val="24"/>
                <w:lang w:val="en-GB"/>
              </w:rPr>
              <w:t xml:space="preserve">; </w:t>
            </w:r>
            <w:r w:rsidRPr="00136925">
              <w:rPr>
                <w:rFonts w:ascii="Times New Roman" w:hAnsi="Times New Roman"/>
                <w:sz w:val="24"/>
                <w:lang w:val="en-GB"/>
              </w:rPr>
              <w:br/>
            </w:r>
            <w:r w:rsidRPr="00136925">
              <w:rPr>
                <w:rFonts w:ascii="Times New Roman" w:hAnsi="Times New Roman"/>
                <w:i/>
                <w:iCs/>
                <w:sz w:val="24"/>
                <w:lang w:val="en-GB"/>
              </w:rPr>
              <w:t>exp</w:t>
            </w:r>
            <w:r w:rsidRPr="00136925">
              <w:rPr>
                <w:rFonts w:ascii="Times New Roman" w:hAnsi="Times New Roman"/>
                <w:sz w:val="24"/>
                <w:lang w:val="en-GB"/>
              </w:rPr>
              <w:t>(</w:t>
            </w:r>
            <w:r w:rsidRPr="00136925">
              <w:rPr>
                <w:rFonts w:ascii="Times New Roman" w:hAnsi="Times New Roman"/>
                <w:i/>
                <w:iCs/>
                <w:sz w:val="24"/>
                <w:lang w:val="en-GB"/>
              </w:rPr>
              <w:t>x</w:t>
            </w:r>
            <w:r w:rsidRPr="00136925">
              <w:rPr>
                <w:rFonts w:ascii="Times New Roman" w:hAnsi="Times New Roman"/>
                <w:sz w:val="24"/>
                <w:lang w:val="en-GB"/>
              </w:rPr>
              <w:t xml:space="preserve"> </w:t>
            </w:r>
            <w:r w:rsidRPr="00136925">
              <w:rPr>
                <w:rFonts w:ascii="Cambria Math" w:hAnsi="Cambria Math" w:cs="Cambria Math"/>
                <w:sz w:val="24"/>
                <w:lang w:val="en-GB"/>
              </w:rPr>
              <w:t>∈</w:t>
            </w:r>
            <w:r w:rsidRPr="00136925">
              <w:rPr>
                <w:rFonts w:ascii="Times New Roman" w:hAnsi="Times New Roman"/>
                <w:sz w:val="24"/>
                <w:lang w:val="en-GB"/>
              </w:rPr>
              <w:t xml:space="preserve"> R</w:t>
            </w:r>
            <w:r w:rsidRPr="00136925">
              <w:rPr>
                <w:rFonts w:ascii="Times New Roman" w:hAnsi="Times New Roman"/>
                <w:sz w:val="24"/>
                <w:vertAlign w:val="superscript"/>
                <w:lang w:val="en-GB"/>
              </w:rPr>
              <w:t>+</w:t>
            </w:r>
            <w:r w:rsidRPr="00136925">
              <w:rPr>
                <w:rFonts w:ascii="Times New Roman" w:hAnsi="Times New Roman"/>
                <w:sz w:val="24"/>
                <w:lang w:val="en-GB"/>
              </w:rPr>
              <w:t xml:space="preserve">, </w:t>
            </w:r>
            <w:r w:rsidRPr="00136925">
              <w:rPr>
                <w:rFonts w:ascii="Times New Roman" w:hAnsi="Times New Roman"/>
                <w:i/>
                <w:iCs/>
                <w:sz w:val="24"/>
                <w:lang w:val="en-GB"/>
              </w:rPr>
              <w:t>β</w:t>
            </w:r>
            <w:r w:rsidRPr="00136925">
              <w:rPr>
                <w:rFonts w:ascii="Times New Roman" w:hAnsi="Times New Roman"/>
                <w:sz w:val="24"/>
                <w:lang w:val="en-GB"/>
              </w:rPr>
              <w:t xml:space="preserve">: 120) for </w:t>
            </w:r>
            <w:r w:rsidRPr="00136925">
              <w:rPr>
                <w:rFonts w:ascii="Times New Roman" w:hAnsi="Times New Roman"/>
                <w:i/>
                <w:iCs/>
                <w:sz w:val="24"/>
                <w:lang w:val="en-GB"/>
              </w:rPr>
              <w:t>β</w:t>
            </w:r>
            <w:r w:rsidRPr="00136925">
              <w:rPr>
                <w:rFonts w:ascii="Times New Roman" w:hAnsi="Times New Roman"/>
                <w:sz w:val="24"/>
                <w:lang w:val="en-GB"/>
              </w:rPr>
              <w:t xml:space="preserve"> &gt; 0;</w:t>
            </w:r>
          </w:p>
        </w:tc>
        <w:tc>
          <w:tcPr>
            <w:tcW w:w="2801" w:type="dxa"/>
            <w:vAlign w:val="center"/>
            <w:hideMark/>
          </w:tcPr>
          <w:p w14:paraId="4E31E02C" w14:textId="77777777" w:rsidR="00136925" w:rsidRPr="00136925" w:rsidRDefault="00136925" w:rsidP="00136925">
            <w:pPr>
              <w:spacing w:before="0" w:after="0" w:line="240" w:lineRule="auto"/>
              <w:jc w:val="left"/>
              <w:rPr>
                <w:rFonts w:ascii="Times New Roman" w:hAnsi="Times New Roman"/>
                <w:sz w:val="24"/>
                <w:lang w:val="en-GB"/>
              </w:rPr>
            </w:pPr>
            <w:r w:rsidRPr="00136925">
              <w:rPr>
                <w:rFonts w:ascii="Times New Roman" w:hAnsi="Times New Roman"/>
                <w:sz w:val="24"/>
                <w:lang w:val="en-GB"/>
              </w:rPr>
              <w:t>(1) The likelihood that Op</w:t>
            </w:r>
            <w:r w:rsidRPr="00136925">
              <w:rPr>
                <w:rFonts w:ascii="Times New Roman" w:hAnsi="Times New Roman"/>
                <w:sz w:val="24"/>
                <w:vertAlign w:val="subscript"/>
                <w:lang w:val="en-GB"/>
              </w:rPr>
              <w:t>11</w:t>
            </w:r>
            <w:r w:rsidRPr="00136925">
              <w:rPr>
                <w:rFonts w:ascii="Times New Roman" w:hAnsi="Times New Roman"/>
                <w:sz w:val="24"/>
                <w:lang w:val="en-GB"/>
              </w:rPr>
              <w:t xml:space="preserve"> is destroyed is identical for any week along the simulation horizon, (2) the mean duration of re-activating an affected forward logistics support unit is independent for each case, and (3) the likelihood that a single re-entry occurs in non-overlapping intervals is independent of the number of re-entries that occur in any other disjointed time interval.</w:t>
            </w:r>
          </w:p>
        </w:tc>
      </w:tr>
      <w:tr w:rsidR="00136925" w:rsidRPr="00136925" w14:paraId="60E5D832" w14:textId="77777777" w:rsidTr="00136925">
        <w:trPr>
          <w:trHeight w:val="2114"/>
        </w:trPr>
        <w:tc>
          <w:tcPr>
            <w:tcW w:w="864" w:type="dxa"/>
            <w:vAlign w:val="center"/>
            <w:hideMark/>
          </w:tcPr>
          <w:p w14:paraId="2A3DEC54" w14:textId="77777777" w:rsidR="00136925" w:rsidRPr="00136925" w:rsidRDefault="00136925" w:rsidP="00136925">
            <w:pPr>
              <w:spacing w:before="0" w:after="0" w:line="240" w:lineRule="auto"/>
              <w:rPr>
                <w:rFonts w:ascii="Times New Roman" w:hAnsi="Times New Roman"/>
                <w:sz w:val="24"/>
                <w:lang w:val="en-GB"/>
              </w:rPr>
            </w:pPr>
            <w:r w:rsidRPr="00136925">
              <w:rPr>
                <w:rFonts w:ascii="Times New Roman" w:hAnsi="Times New Roman"/>
                <w:sz w:val="24"/>
                <w:lang w:val="en-GB"/>
              </w:rPr>
              <w:lastRenderedPageBreak/>
              <w:t>R</w:t>
            </w:r>
            <w:r w:rsidRPr="00136925">
              <w:rPr>
                <w:rFonts w:ascii="Times New Roman" w:hAnsi="Times New Roman"/>
                <w:sz w:val="24"/>
                <w:vertAlign w:val="subscript"/>
                <w:lang w:val="en-GB"/>
              </w:rPr>
              <w:t>24</w:t>
            </w:r>
          </w:p>
        </w:tc>
        <w:tc>
          <w:tcPr>
            <w:tcW w:w="4155" w:type="dxa"/>
            <w:vAlign w:val="center"/>
            <w:hideMark/>
          </w:tcPr>
          <w:p w14:paraId="24A0173A" w14:textId="77777777" w:rsidR="00136925" w:rsidRPr="00136925" w:rsidRDefault="00136925" w:rsidP="00136925">
            <w:pPr>
              <w:spacing w:before="0" w:after="0" w:line="240" w:lineRule="auto"/>
              <w:jc w:val="left"/>
              <w:rPr>
                <w:rFonts w:ascii="Times New Roman" w:hAnsi="Times New Roman"/>
                <w:sz w:val="24"/>
                <w:lang w:val="en-GB"/>
              </w:rPr>
            </w:pPr>
            <w:r w:rsidRPr="00136925">
              <w:rPr>
                <w:rFonts w:ascii="Times New Roman" w:hAnsi="Times New Roman"/>
                <w:i/>
                <w:iCs/>
                <w:sz w:val="24"/>
                <w:lang w:val="en-GB"/>
              </w:rPr>
              <w:t>Uniform-discrete</w:t>
            </w:r>
            <w:r w:rsidRPr="00136925">
              <w:rPr>
                <w:rFonts w:ascii="Times New Roman" w:hAnsi="Times New Roman"/>
                <w:sz w:val="24"/>
                <w:lang w:val="en-GB"/>
              </w:rPr>
              <w:t xml:space="preserve"> 1, </w:t>
            </w:r>
            <w:r w:rsidRPr="00136925">
              <w:rPr>
                <w:rFonts w:ascii="Times New Roman" w:hAnsi="Times New Roman"/>
                <w:i/>
                <w:iCs/>
                <w:sz w:val="24"/>
                <w:lang w:val="en-GB"/>
              </w:rPr>
              <w:t>U</w:t>
            </w:r>
            <w:r w:rsidRPr="00136925">
              <w:rPr>
                <w:rFonts w:ascii="Times New Roman" w:hAnsi="Times New Roman"/>
                <w:sz w:val="24"/>
                <w:vertAlign w:val="subscript"/>
                <w:lang w:val="en-GB"/>
              </w:rPr>
              <w:t>1</w:t>
            </w:r>
            <w:r w:rsidRPr="00136925">
              <w:rPr>
                <w:rFonts w:ascii="Times New Roman" w:hAnsi="Times New Roman"/>
                <w:sz w:val="24"/>
                <w:lang w:val="en-GB"/>
              </w:rPr>
              <w:t>(</w:t>
            </w:r>
            <w:r w:rsidRPr="00136925">
              <w:rPr>
                <w:rFonts w:ascii="Times New Roman" w:hAnsi="Times New Roman"/>
                <w:i/>
                <w:iCs/>
                <w:sz w:val="24"/>
                <w:lang w:val="en-GB"/>
              </w:rPr>
              <w:t>x</w:t>
            </w:r>
            <w:r w:rsidRPr="00136925">
              <w:rPr>
                <w:rFonts w:ascii="Times New Roman" w:hAnsi="Times New Roman"/>
                <w:sz w:val="24"/>
                <w:lang w:val="en-GB"/>
              </w:rPr>
              <w:t xml:space="preserve">: time of a sudden increase in demand in an interval of 672 hours, </w:t>
            </w:r>
            <w:r w:rsidRPr="00136925">
              <w:rPr>
                <w:rFonts w:ascii="Times New Roman" w:hAnsi="Times New Roman"/>
                <w:i/>
                <w:iCs/>
                <w:sz w:val="24"/>
                <w:lang w:val="en-GB"/>
              </w:rPr>
              <w:t>a</w:t>
            </w:r>
            <w:r w:rsidRPr="00136925">
              <w:rPr>
                <w:rFonts w:ascii="Times New Roman" w:hAnsi="Times New Roman"/>
                <w:sz w:val="24"/>
                <w:lang w:val="en-GB"/>
              </w:rPr>
              <w:t xml:space="preserve">: the lower bound of the interval of time in hours, </w:t>
            </w:r>
            <w:r w:rsidRPr="00136925">
              <w:rPr>
                <w:rFonts w:ascii="Times New Roman" w:hAnsi="Times New Roman"/>
                <w:i/>
                <w:iCs/>
                <w:sz w:val="24"/>
                <w:lang w:val="en-GB"/>
              </w:rPr>
              <w:t>b</w:t>
            </w:r>
            <w:r w:rsidRPr="00136925">
              <w:rPr>
                <w:rFonts w:ascii="Times New Roman" w:hAnsi="Times New Roman"/>
                <w:sz w:val="24"/>
                <w:lang w:val="en-GB"/>
              </w:rPr>
              <w:t xml:space="preserve">: the upper bound of the interval of time in hours). </w:t>
            </w:r>
            <w:r w:rsidRPr="00136925">
              <w:rPr>
                <w:rFonts w:ascii="Times New Roman" w:hAnsi="Times New Roman"/>
                <w:sz w:val="24"/>
                <w:lang w:val="en-GB"/>
              </w:rPr>
              <w:br/>
            </w:r>
            <w:r w:rsidRPr="00136925">
              <w:rPr>
                <w:rFonts w:ascii="Times New Roman" w:hAnsi="Times New Roman"/>
                <w:i/>
                <w:iCs/>
                <w:sz w:val="24"/>
                <w:lang w:val="en-GB"/>
              </w:rPr>
              <w:t>Uniform-discrete</w:t>
            </w:r>
            <w:r w:rsidRPr="00136925">
              <w:rPr>
                <w:rFonts w:ascii="Times New Roman" w:hAnsi="Times New Roman"/>
                <w:sz w:val="24"/>
                <w:lang w:val="en-GB"/>
              </w:rPr>
              <w:t xml:space="preserve"> 2, </w:t>
            </w:r>
            <w:r w:rsidRPr="00136925">
              <w:rPr>
                <w:rFonts w:ascii="Times New Roman" w:hAnsi="Times New Roman"/>
                <w:i/>
                <w:iCs/>
                <w:sz w:val="24"/>
                <w:lang w:val="en-GB"/>
              </w:rPr>
              <w:t>U</w:t>
            </w:r>
            <w:r w:rsidRPr="00136925">
              <w:rPr>
                <w:rFonts w:ascii="Times New Roman" w:hAnsi="Times New Roman"/>
                <w:sz w:val="24"/>
                <w:vertAlign w:val="subscript"/>
                <w:lang w:val="en-GB"/>
              </w:rPr>
              <w:t>2</w:t>
            </w:r>
            <w:r w:rsidRPr="00136925">
              <w:rPr>
                <w:rFonts w:ascii="Times New Roman" w:hAnsi="Times New Roman"/>
                <w:sz w:val="24"/>
                <w:lang w:val="en-GB"/>
              </w:rPr>
              <w:t>(D</w:t>
            </w:r>
            <w:r w:rsidRPr="00136925">
              <w:rPr>
                <w:rFonts w:ascii="Times New Roman" w:hAnsi="Times New Roman"/>
                <w:sz w:val="24"/>
                <w:vertAlign w:val="superscript"/>
                <w:lang w:val="en-GB"/>
              </w:rPr>
              <w:t>cn</w:t>
            </w:r>
            <w:r w:rsidRPr="00136925">
              <w:rPr>
                <w:rFonts w:ascii="Times New Roman" w:hAnsi="Times New Roman"/>
                <w:sz w:val="24"/>
                <w:lang w:val="en-GB"/>
              </w:rPr>
              <w:t xml:space="preserve">: size of a sudden increase in demand between 2,400 to 2,600 rations/672 hours; </w:t>
            </w:r>
            <w:r w:rsidRPr="00136925">
              <w:rPr>
                <w:rFonts w:ascii="Times New Roman" w:hAnsi="Times New Roman"/>
                <w:i/>
                <w:iCs/>
                <w:sz w:val="24"/>
                <w:lang w:val="en-GB"/>
              </w:rPr>
              <w:t>c</w:t>
            </w:r>
            <w:r w:rsidRPr="00136925">
              <w:rPr>
                <w:rFonts w:ascii="Times New Roman" w:hAnsi="Times New Roman"/>
                <w:sz w:val="24"/>
                <w:lang w:val="en-GB"/>
              </w:rPr>
              <w:t xml:space="preserve">: the lower bound of the contingent demand in rations, </w:t>
            </w:r>
            <w:r w:rsidRPr="00136925">
              <w:rPr>
                <w:rFonts w:ascii="Times New Roman" w:hAnsi="Times New Roman"/>
                <w:i/>
                <w:iCs/>
                <w:sz w:val="24"/>
                <w:lang w:val="en-GB"/>
              </w:rPr>
              <w:t>d</w:t>
            </w:r>
            <w:r w:rsidRPr="00136925">
              <w:rPr>
                <w:rFonts w:ascii="Times New Roman" w:hAnsi="Times New Roman"/>
                <w:sz w:val="24"/>
                <w:lang w:val="en-GB"/>
              </w:rPr>
              <w:t>: the upper bound of the contingent demand in rations).</w:t>
            </w:r>
          </w:p>
        </w:tc>
        <w:tc>
          <w:tcPr>
            <w:tcW w:w="1644" w:type="dxa"/>
            <w:vAlign w:val="center"/>
            <w:hideMark/>
          </w:tcPr>
          <w:p w14:paraId="2CA7D534" w14:textId="77777777" w:rsidR="00136925" w:rsidRPr="00136925" w:rsidRDefault="00136925" w:rsidP="00BC7091">
            <w:pPr>
              <w:spacing w:before="0" w:after="0" w:line="240" w:lineRule="auto"/>
              <w:jc w:val="left"/>
              <w:rPr>
                <w:rFonts w:ascii="Times New Roman" w:hAnsi="Times New Roman"/>
                <w:sz w:val="24"/>
                <w:lang w:val="en-GB"/>
              </w:rPr>
            </w:pPr>
            <w:r w:rsidRPr="00136925">
              <w:rPr>
                <w:rFonts w:ascii="Times New Roman" w:hAnsi="Times New Roman"/>
                <w:i/>
                <w:iCs/>
                <w:sz w:val="24"/>
                <w:lang w:val="en-GB"/>
              </w:rPr>
              <w:t>U</w:t>
            </w:r>
            <w:r w:rsidRPr="00136925">
              <w:rPr>
                <w:rFonts w:ascii="Times New Roman" w:hAnsi="Times New Roman"/>
                <w:sz w:val="24"/>
                <w:lang w:val="en-GB"/>
              </w:rPr>
              <w:t>1(</w:t>
            </w:r>
            <w:r w:rsidRPr="00136925">
              <w:rPr>
                <w:rFonts w:ascii="Times New Roman" w:hAnsi="Times New Roman"/>
                <w:i/>
                <w:iCs/>
                <w:sz w:val="24"/>
                <w:lang w:val="en-GB"/>
              </w:rPr>
              <w:t xml:space="preserve">x </w:t>
            </w:r>
            <w:r w:rsidRPr="00136925">
              <w:rPr>
                <w:rFonts w:ascii="Cambria Math" w:hAnsi="Cambria Math" w:cs="Cambria Math"/>
                <w:sz w:val="24"/>
                <w:lang w:val="en-GB"/>
              </w:rPr>
              <w:t>∈</w:t>
            </w:r>
            <w:r w:rsidRPr="00136925">
              <w:rPr>
                <w:rFonts w:ascii="Times New Roman" w:hAnsi="Times New Roman"/>
                <w:sz w:val="24"/>
                <w:lang w:val="en-GB"/>
              </w:rPr>
              <w:t xml:space="preserve"> Z</w:t>
            </w:r>
            <w:r w:rsidRPr="00136925">
              <w:rPr>
                <w:rFonts w:ascii="Times New Roman" w:hAnsi="Times New Roman"/>
                <w:sz w:val="24"/>
                <w:vertAlign w:val="superscript"/>
                <w:lang w:val="en-GB"/>
              </w:rPr>
              <w:t>+</w:t>
            </w:r>
            <w:r w:rsidRPr="00136925">
              <w:rPr>
                <w:rFonts w:ascii="Times New Roman" w:hAnsi="Times New Roman"/>
                <w:sz w:val="24"/>
                <w:lang w:val="en-GB"/>
              </w:rPr>
              <w:t xml:space="preserve">, </w:t>
            </w:r>
            <w:r w:rsidRPr="00136925">
              <w:rPr>
                <w:rFonts w:ascii="Times New Roman" w:hAnsi="Times New Roman"/>
                <w:i/>
                <w:iCs/>
                <w:sz w:val="24"/>
                <w:lang w:val="en-GB"/>
              </w:rPr>
              <w:t>a</w:t>
            </w:r>
            <w:r w:rsidRPr="00136925">
              <w:rPr>
                <w:rFonts w:ascii="Times New Roman" w:hAnsi="Times New Roman"/>
                <w:sz w:val="24"/>
                <w:lang w:val="en-GB"/>
              </w:rPr>
              <w:t xml:space="preserve">: 1, </w:t>
            </w:r>
            <w:r w:rsidRPr="00136925">
              <w:rPr>
                <w:rFonts w:ascii="Times New Roman" w:hAnsi="Times New Roman"/>
                <w:i/>
                <w:iCs/>
                <w:sz w:val="24"/>
                <w:lang w:val="en-GB"/>
              </w:rPr>
              <w:t>b</w:t>
            </w:r>
            <w:r w:rsidRPr="00136925">
              <w:rPr>
                <w:rFonts w:ascii="Times New Roman" w:hAnsi="Times New Roman"/>
                <w:sz w:val="24"/>
                <w:lang w:val="en-GB"/>
              </w:rPr>
              <w:t xml:space="preserve">: 672) and </w:t>
            </w:r>
            <w:r w:rsidRPr="00136925">
              <w:rPr>
                <w:rFonts w:ascii="Times New Roman" w:hAnsi="Times New Roman"/>
                <w:i/>
                <w:iCs/>
                <w:sz w:val="24"/>
                <w:lang w:val="en-GB"/>
              </w:rPr>
              <w:t>U</w:t>
            </w:r>
            <w:r w:rsidRPr="00136925">
              <w:rPr>
                <w:rFonts w:ascii="Times New Roman" w:hAnsi="Times New Roman"/>
                <w:sz w:val="24"/>
                <w:lang w:val="en-GB"/>
              </w:rPr>
              <w:t>2(D</w:t>
            </w:r>
            <w:r w:rsidRPr="00136925">
              <w:rPr>
                <w:rFonts w:ascii="Times New Roman" w:hAnsi="Times New Roman"/>
                <w:sz w:val="24"/>
                <w:vertAlign w:val="superscript"/>
                <w:lang w:val="en-GB"/>
              </w:rPr>
              <w:t>cn</w:t>
            </w:r>
            <w:r w:rsidRPr="00136925">
              <w:rPr>
                <w:rFonts w:ascii="Times New Roman" w:hAnsi="Times New Roman"/>
                <w:sz w:val="24"/>
                <w:lang w:val="en-GB"/>
              </w:rPr>
              <w:t xml:space="preserve"> </w:t>
            </w:r>
            <w:r w:rsidRPr="00136925">
              <w:rPr>
                <w:rFonts w:ascii="Cambria Math" w:hAnsi="Cambria Math" w:cs="Cambria Math"/>
                <w:sz w:val="24"/>
                <w:lang w:val="en-GB"/>
              </w:rPr>
              <w:t>∈</w:t>
            </w:r>
            <w:r w:rsidRPr="00136925">
              <w:rPr>
                <w:rFonts w:ascii="Times New Roman" w:hAnsi="Times New Roman"/>
                <w:sz w:val="24"/>
                <w:lang w:val="en-GB"/>
              </w:rPr>
              <w:t xml:space="preserve"> Z</w:t>
            </w:r>
            <w:r w:rsidRPr="00136925">
              <w:rPr>
                <w:rFonts w:ascii="Times New Roman" w:hAnsi="Times New Roman"/>
                <w:sz w:val="24"/>
                <w:vertAlign w:val="superscript"/>
                <w:lang w:val="en-GB"/>
              </w:rPr>
              <w:t>+</w:t>
            </w:r>
            <w:r w:rsidRPr="00136925">
              <w:rPr>
                <w:rFonts w:ascii="Times New Roman" w:hAnsi="Times New Roman"/>
                <w:sz w:val="24"/>
                <w:lang w:val="en-GB"/>
              </w:rPr>
              <w:t xml:space="preserve">, </w:t>
            </w:r>
            <w:r w:rsidRPr="00136925">
              <w:rPr>
                <w:rFonts w:ascii="Times New Roman" w:hAnsi="Times New Roman"/>
                <w:i/>
                <w:iCs/>
                <w:sz w:val="24"/>
                <w:lang w:val="en-GB"/>
              </w:rPr>
              <w:t>c</w:t>
            </w:r>
            <w:r w:rsidRPr="00136925">
              <w:rPr>
                <w:rFonts w:ascii="Times New Roman" w:hAnsi="Times New Roman"/>
                <w:sz w:val="24"/>
                <w:lang w:val="en-GB"/>
              </w:rPr>
              <w:t>:</w:t>
            </w:r>
            <w:r w:rsidRPr="00136925">
              <w:rPr>
                <w:rFonts w:ascii="Times New Roman" w:hAnsi="Times New Roman"/>
                <w:i/>
                <w:iCs/>
                <w:sz w:val="24"/>
                <w:lang w:val="en-GB"/>
              </w:rPr>
              <w:t xml:space="preserve"> </w:t>
            </w:r>
            <w:r w:rsidRPr="00136925">
              <w:rPr>
                <w:rFonts w:ascii="Times New Roman" w:hAnsi="Times New Roman"/>
                <w:sz w:val="24"/>
                <w:lang w:val="en-GB"/>
              </w:rPr>
              <w:t xml:space="preserve">2,400, </w:t>
            </w:r>
            <w:r w:rsidRPr="00136925">
              <w:rPr>
                <w:rFonts w:ascii="Times New Roman" w:hAnsi="Times New Roman"/>
                <w:i/>
                <w:iCs/>
                <w:sz w:val="24"/>
                <w:lang w:val="en-GB"/>
              </w:rPr>
              <w:t>d</w:t>
            </w:r>
            <w:r w:rsidRPr="00136925">
              <w:rPr>
                <w:rFonts w:ascii="Times New Roman" w:hAnsi="Times New Roman"/>
                <w:sz w:val="24"/>
                <w:lang w:val="en-GB"/>
              </w:rPr>
              <w:t xml:space="preserve">: 2,600) for </w:t>
            </w:r>
            <w:r w:rsidRPr="00136925">
              <w:rPr>
                <w:rFonts w:ascii="Times New Roman" w:hAnsi="Times New Roman"/>
                <w:i/>
                <w:iCs/>
                <w:sz w:val="24"/>
                <w:lang w:val="en-GB"/>
              </w:rPr>
              <w:t>a</w:t>
            </w:r>
            <w:r w:rsidRPr="00136925">
              <w:rPr>
                <w:rFonts w:ascii="Times New Roman" w:hAnsi="Times New Roman"/>
                <w:sz w:val="24"/>
                <w:lang w:val="en-GB"/>
              </w:rPr>
              <w:t xml:space="preserve"> ≤ </w:t>
            </w:r>
            <w:r w:rsidRPr="00136925">
              <w:rPr>
                <w:rFonts w:ascii="Times New Roman" w:hAnsi="Times New Roman"/>
                <w:i/>
                <w:iCs/>
                <w:sz w:val="24"/>
                <w:lang w:val="en-GB"/>
              </w:rPr>
              <w:t>x</w:t>
            </w:r>
            <w:r w:rsidRPr="00136925">
              <w:rPr>
                <w:rFonts w:ascii="Times New Roman" w:hAnsi="Times New Roman"/>
                <w:sz w:val="24"/>
                <w:lang w:val="en-GB"/>
              </w:rPr>
              <w:t xml:space="preserve"> ≤ </w:t>
            </w:r>
            <w:r w:rsidRPr="00136925">
              <w:rPr>
                <w:rFonts w:ascii="Times New Roman" w:hAnsi="Times New Roman"/>
                <w:i/>
                <w:iCs/>
                <w:sz w:val="24"/>
                <w:lang w:val="en-GB"/>
              </w:rPr>
              <w:t>b</w:t>
            </w:r>
            <w:r w:rsidRPr="00136925">
              <w:rPr>
                <w:rFonts w:ascii="Times New Roman" w:hAnsi="Times New Roman"/>
                <w:sz w:val="24"/>
                <w:lang w:val="en-GB"/>
              </w:rPr>
              <w:t xml:space="preserve"> and </w:t>
            </w:r>
            <w:r w:rsidRPr="00136925">
              <w:rPr>
                <w:rFonts w:ascii="Times New Roman" w:hAnsi="Times New Roman"/>
                <w:i/>
                <w:iCs/>
                <w:sz w:val="24"/>
                <w:lang w:val="en-GB"/>
              </w:rPr>
              <w:t>c</w:t>
            </w:r>
            <w:r w:rsidRPr="00136925">
              <w:rPr>
                <w:rFonts w:ascii="Times New Roman" w:hAnsi="Times New Roman"/>
                <w:sz w:val="24"/>
                <w:lang w:val="en-GB"/>
              </w:rPr>
              <w:t xml:space="preserve"> ≤ D</w:t>
            </w:r>
            <w:r w:rsidRPr="00136925">
              <w:rPr>
                <w:rFonts w:ascii="Times New Roman" w:hAnsi="Times New Roman"/>
                <w:sz w:val="24"/>
                <w:vertAlign w:val="superscript"/>
                <w:lang w:val="en-GB"/>
              </w:rPr>
              <w:t>cn</w:t>
            </w:r>
            <w:r w:rsidRPr="00136925">
              <w:rPr>
                <w:rFonts w:ascii="Times New Roman" w:hAnsi="Times New Roman"/>
                <w:sz w:val="24"/>
                <w:lang w:val="en-GB"/>
              </w:rPr>
              <w:t xml:space="preserve"> ≤ </w:t>
            </w:r>
            <w:r w:rsidRPr="00136925">
              <w:rPr>
                <w:rFonts w:ascii="Times New Roman" w:hAnsi="Times New Roman"/>
                <w:i/>
                <w:iCs/>
                <w:sz w:val="24"/>
                <w:lang w:val="en-GB"/>
              </w:rPr>
              <w:t>d</w:t>
            </w:r>
          </w:p>
        </w:tc>
        <w:tc>
          <w:tcPr>
            <w:tcW w:w="2801" w:type="dxa"/>
            <w:vAlign w:val="center"/>
            <w:hideMark/>
          </w:tcPr>
          <w:p w14:paraId="3DAAEA28" w14:textId="77777777" w:rsidR="00136925" w:rsidRPr="00136925" w:rsidRDefault="00136925" w:rsidP="00136925">
            <w:pPr>
              <w:spacing w:before="0" w:after="0" w:line="240" w:lineRule="auto"/>
              <w:jc w:val="left"/>
              <w:rPr>
                <w:rFonts w:ascii="Times New Roman" w:hAnsi="Times New Roman"/>
                <w:sz w:val="24"/>
                <w:lang w:val="en-GB"/>
              </w:rPr>
            </w:pPr>
            <w:r w:rsidRPr="00136925">
              <w:rPr>
                <w:rFonts w:ascii="Times New Roman" w:hAnsi="Times New Roman"/>
                <w:sz w:val="24"/>
                <w:lang w:val="en-GB"/>
              </w:rPr>
              <w:t>(1) The likelihood of occurrence of an increase in the demand (Op</w:t>
            </w:r>
            <w:r w:rsidRPr="00136925">
              <w:rPr>
                <w:rFonts w:ascii="Times New Roman" w:hAnsi="Times New Roman"/>
                <w:sz w:val="24"/>
                <w:vertAlign w:val="subscript"/>
                <w:lang w:val="en-GB"/>
              </w:rPr>
              <w:t>13</w:t>
            </w:r>
            <w:r w:rsidRPr="00136925">
              <w:rPr>
                <w:rFonts w:ascii="Times New Roman" w:hAnsi="Times New Roman"/>
                <w:sz w:val="24"/>
                <w:lang w:val="en-GB"/>
              </w:rPr>
              <w:t>) is identical for any week along the simulation horizon, and (2) the likelihood associated with the size of the demand is the same for the indicated range.</w:t>
            </w:r>
          </w:p>
        </w:tc>
      </w:tr>
    </w:tbl>
    <w:p w14:paraId="50239B89" w14:textId="77777777" w:rsidR="00136925" w:rsidRDefault="00136925" w:rsidP="00FE603E">
      <w:pPr>
        <w:spacing w:before="0" w:after="0" w:line="240" w:lineRule="auto"/>
        <w:rPr>
          <w:rFonts w:ascii="Times New Roman" w:hAnsi="Times New Roman"/>
          <w:i/>
          <w:iCs/>
          <w:sz w:val="26"/>
          <w:szCs w:val="26"/>
        </w:rPr>
      </w:pPr>
    </w:p>
    <w:p w14:paraId="44254CD2" w14:textId="6B2568F5" w:rsidR="00136925" w:rsidRPr="00136925" w:rsidRDefault="00136925" w:rsidP="00136925">
      <w:pPr>
        <w:spacing w:before="0" w:after="0" w:line="240" w:lineRule="auto"/>
        <w:jc w:val="center"/>
        <w:rPr>
          <w:rFonts w:ascii="Times New Roman" w:hAnsi="Times New Roman"/>
          <w:color w:val="000000" w:themeColor="text1"/>
          <w:sz w:val="26"/>
          <w:szCs w:val="26"/>
        </w:rPr>
      </w:pPr>
      <w:r>
        <w:rPr>
          <w:rFonts w:ascii="Times New Roman" w:hAnsi="Times New Roman"/>
          <w:color w:val="0432FF"/>
          <w:sz w:val="26"/>
          <w:szCs w:val="26"/>
        </w:rPr>
        <w:t>Table</w:t>
      </w:r>
      <w:r w:rsidRPr="00B6173C">
        <w:rPr>
          <w:rFonts w:ascii="Times New Roman" w:hAnsi="Times New Roman"/>
          <w:color w:val="0432FF"/>
          <w:sz w:val="26"/>
          <w:szCs w:val="26"/>
        </w:rPr>
        <w:t xml:space="preserve"> </w:t>
      </w:r>
      <w:r>
        <w:rPr>
          <w:rFonts w:ascii="Times New Roman" w:hAnsi="Times New Roman"/>
          <w:color w:val="0432FF"/>
          <w:sz w:val="26"/>
          <w:szCs w:val="26"/>
        </w:rPr>
        <w:t>3</w:t>
      </w:r>
      <w:r w:rsidRPr="00B6173C">
        <w:rPr>
          <w:rFonts w:ascii="Times New Roman" w:hAnsi="Times New Roman"/>
          <w:color w:val="0432FF"/>
          <w:sz w:val="26"/>
          <w:szCs w:val="26"/>
        </w:rPr>
        <w:t xml:space="preserve">. </w:t>
      </w:r>
      <w:r w:rsidRPr="00136925">
        <w:rPr>
          <w:rFonts w:ascii="Times New Roman" w:hAnsi="Times New Roman"/>
          <w:sz w:val="26"/>
          <w:szCs w:val="26"/>
          <w:lang w:val="en-GB"/>
        </w:rPr>
        <w:t>Probability distributions and assumptions for modelling R</w:t>
      </w:r>
      <w:r>
        <w:rPr>
          <w:rFonts w:ascii="Times New Roman" w:hAnsi="Times New Roman"/>
          <w:sz w:val="26"/>
          <w:szCs w:val="26"/>
          <w:vertAlign w:val="subscript"/>
          <w:lang w:val="en-GB"/>
        </w:rPr>
        <w:t>3</w:t>
      </w:r>
      <w:r w:rsidRPr="00136925">
        <w:rPr>
          <w:rFonts w:ascii="Times New Roman" w:hAnsi="Times New Roman"/>
          <w:sz w:val="26"/>
          <w:szCs w:val="26"/>
          <w:lang w:val="en-GB"/>
        </w:rPr>
        <w:t xml:space="preserve"> at the SC</w:t>
      </w:r>
      <w:r>
        <w:rPr>
          <w:rFonts w:ascii="Times New Roman" w:hAnsi="Times New Roman"/>
          <w:sz w:val="26"/>
          <w:szCs w:val="26"/>
          <w:lang w:val="en-GB"/>
        </w:rPr>
        <w:t>UA</w:t>
      </w:r>
    </w:p>
    <w:tbl>
      <w:tblPr>
        <w:tblStyle w:val="TableGrid"/>
        <w:tblW w:w="9413" w:type="dxa"/>
        <w:jc w:val="center"/>
        <w:tblBorders>
          <w:left w:val="none" w:sz="0" w:space="0" w:color="auto"/>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995"/>
        <w:gridCol w:w="3114"/>
        <w:gridCol w:w="1561"/>
        <w:gridCol w:w="3743"/>
      </w:tblGrid>
      <w:tr w:rsidR="00136925" w:rsidRPr="00136925" w14:paraId="4FC6CE64" w14:textId="77777777" w:rsidTr="00136925">
        <w:trPr>
          <w:trHeight w:val="560"/>
          <w:jc w:val="center"/>
        </w:trPr>
        <w:tc>
          <w:tcPr>
            <w:tcW w:w="995" w:type="dxa"/>
            <w:tcBorders>
              <w:top w:val="single" w:sz="4" w:space="0" w:color="auto"/>
              <w:bottom w:val="single" w:sz="4" w:space="0" w:color="auto"/>
            </w:tcBorders>
            <w:vAlign w:val="center"/>
            <w:hideMark/>
          </w:tcPr>
          <w:p w14:paraId="76650C43" w14:textId="77777777" w:rsidR="00136925" w:rsidRPr="00136925" w:rsidRDefault="00136925" w:rsidP="00136925">
            <w:pPr>
              <w:spacing w:before="0" w:after="0" w:line="240" w:lineRule="auto"/>
              <w:jc w:val="center"/>
              <w:rPr>
                <w:rFonts w:ascii="Times New Roman" w:hAnsi="Times New Roman"/>
                <w:sz w:val="24"/>
                <w:lang w:val="en-GB"/>
              </w:rPr>
            </w:pPr>
            <w:r w:rsidRPr="00136925">
              <w:rPr>
                <w:rFonts w:ascii="Times New Roman" w:hAnsi="Times New Roman"/>
                <w:sz w:val="24"/>
                <w:lang w:val="en-GB"/>
              </w:rPr>
              <w:t xml:space="preserve">Notation </w:t>
            </w:r>
            <w:r w:rsidRPr="00136925">
              <w:rPr>
                <w:rFonts w:ascii="Times New Roman" w:hAnsi="Times New Roman"/>
                <w:sz w:val="24"/>
                <w:lang w:val="en-GB"/>
              </w:rPr>
              <w:br/>
              <w:t>(</w:t>
            </w:r>
            <w:r w:rsidRPr="00136925">
              <w:rPr>
                <w:rFonts w:ascii="Times New Roman" w:hAnsi="Times New Roman"/>
                <w:iCs/>
                <w:sz w:val="24"/>
                <w:lang w:val="en-GB"/>
              </w:rPr>
              <w:t>R</w:t>
            </w:r>
            <w:r w:rsidRPr="00136925">
              <w:rPr>
                <w:rFonts w:ascii="Times New Roman" w:hAnsi="Times New Roman"/>
                <w:sz w:val="24"/>
                <w:vertAlign w:val="subscript"/>
                <w:lang w:val="en-GB"/>
              </w:rPr>
              <w:t>cat_risk</w:t>
            </w:r>
            <w:r w:rsidRPr="00136925">
              <w:rPr>
                <w:rFonts w:ascii="Times New Roman" w:hAnsi="Times New Roman"/>
                <w:sz w:val="24"/>
                <w:lang w:val="en-GB"/>
              </w:rPr>
              <w:t>)</w:t>
            </w:r>
          </w:p>
        </w:tc>
        <w:tc>
          <w:tcPr>
            <w:tcW w:w="3114" w:type="dxa"/>
            <w:tcBorders>
              <w:top w:val="single" w:sz="4" w:space="0" w:color="auto"/>
              <w:bottom w:val="single" w:sz="4" w:space="0" w:color="auto"/>
            </w:tcBorders>
            <w:vAlign w:val="center"/>
            <w:hideMark/>
          </w:tcPr>
          <w:p w14:paraId="1D9460B3" w14:textId="77777777" w:rsidR="00136925" w:rsidRPr="00136925" w:rsidRDefault="00136925" w:rsidP="00136925">
            <w:pPr>
              <w:spacing w:before="0" w:after="0" w:line="240" w:lineRule="auto"/>
              <w:jc w:val="center"/>
              <w:rPr>
                <w:rFonts w:ascii="Times New Roman" w:hAnsi="Times New Roman"/>
                <w:sz w:val="24"/>
                <w:lang w:val="en-GB"/>
              </w:rPr>
            </w:pPr>
            <w:r w:rsidRPr="00136925">
              <w:rPr>
                <w:rFonts w:ascii="Times New Roman" w:hAnsi="Times New Roman"/>
                <w:sz w:val="24"/>
                <w:lang w:val="en-GB"/>
              </w:rPr>
              <w:t>Probability distribution</w:t>
            </w:r>
          </w:p>
        </w:tc>
        <w:tc>
          <w:tcPr>
            <w:tcW w:w="1561" w:type="dxa"/>
            <w:tcBorders>
              <w:top w:val="single" w:sz="4" w:space="0" w:color="auto"/>
              <w:bottom w:val="single" w:sz="4" w:space="0" w:color="auto"/>
            </w:tcBorders>
            <w:vAlign w:val="center"/>
            <w:hideMark/>
          </w:tcPr>
          <w:p w14:paraId="604E7E54" w14:textId="77777777" w:rsidR="00136925" w:rsidRPr="00136925" w:rsidRDefault="00136925" w:rsidP="00136925">
            <w:pPr>
              <w:spacing w:before="0" w:after="0" w:line="240" w:lineRule="auto"/>
              <w:jc w:val="center"/>
              <w:rPr>
                <w:rFonts w:ascii="Times New Roman" w:hAnsi="Times New Roman"/>
                <w:sz w:val="24"/>
                <w:lang w:val="en-GB"/>
              </w:rPr>
            </w:pPr>
            <w:r w:rsidRPr="00136925">
              <w:rPr>
                <w:rFonts w:ascii="Times New Roman" w:hAnsi="Times New Roman"/>
                <w:sz w:val="24"/>
                <w:lang w:val="en-GB"/>
              </w:rPr>
              <w:t>Distributional parameters</w:t>
            </w:r>
          </w:p>
        </w:tc>
        <w:tc>
          <w:tcPr>
            <w:tcW w:w="3743" w:type="dxa"/>
            <w:tcBorders>
              <w:top w:val="single" w:sz="4" w:space="0" w:color="auto"/>
              <w:bottom w:val="single" w:sz="4" w:space="0" w:color="auto"/>
            </w:tcBorders>
            <w:vAlign w:val="center"/>
            <w:hideMark/>
          </w:tcPr>
          <w:p w14:paraId="3E514B69" w14:textId="00D2A86B" w:rsidR="00136925" w:rsidRPr="00136925" w:rsidRDefault="00136925" w:rsidP="00136925">
            <w:pPr>
              <w:spacing w:before="0" w:after="0" w:line="240" w:lineRule="auto"/>
              <w:jc w:val="center"/>
              <w:rPr>
                <w:rFonts w:ascii="Times New Roman" w:hAnsi="Times New Roman"/>
                <w:sz w:val="24"/>
                <w:lang w:val="en-GB"/>
              </w:rPr>
            </w:pPr>
            <w:r w:rsidRPr="00136925">
              <w:rPr>
                <w:rFonts w:ascii="Times New Roman" w:hAnsi="Times New Roman"/>
                <w:sz w:val="24"/>
                <w:lang w:val="en-GB"/>
              </w:rPr>
              <w:t>Modelling assumptions</w:t>
            </w:r>
          </w:p>
        </w:tc>
      </w:tr>
      <w:tr w:rsidR="00136925" w:rsidRPr="00136925" w14:paraId="18F9329D" w14:textId="77777777" w:rsidTr="00136925">
        <w:trPr>
          <w:trHeight w:val="1507"/>
          <w:jc w:val="center"/>
        </w:trPr>
        <w:tc>
          <w:tcPr>
            <w:tcW w:w="995" w:type="dxa"/>
            <w:tcBorders>
              <w:top w:val="single" w:sz="4" w:space="0" w:color="auto"/>
            </w:tcBorders>
            <w:vAlign w:val="center"/>
            <w:hideMark/>
          </w:tcPr>
          <w:p w14:paraId="18E8A49A" w14:textId="77777777" w:rsidR="00136925" w:rsidRPr="00136925" w:rsidRDefault="00136925" w:rsidP="00136925">
            <w:pPr>
              <w:spacing w:before="0" w:after="0" w:line="240" w:lineRule="auto"/>
              <w:rPr>
                <w:rFonts w:ascii="Times New Roman" w:hAnsi="Times New Roman"/>
                <w:sz w:val="24"/>
                <w:lang w:val="en-GB"/>
              </w:rPr>
            </w:pPr>
            <w:r w:rsidRPr="00136925">
              <w:rPr>
                <w:rFonts w:ascii="Times New Roman" w:hAnsi="Times New Roman"/>
                <w:sz w:val="24"/>
                <w:lang w:val="en-GB"/>
              </w:rPr>
              <w:t>R</w:t>
            </w:r>
            <w:r w:rsidRPr="00136925">
              <w:rPr>
                <w:rFonts w:ascii="Times New Roman" w:hAnsi="Times New Roman"/>
                <w:sz w:val="24"/>
                <w:vertAlign w:val="subscript"/>
                <w:lang w:val="en-GB"/>
              </w:rPr>
              <w:t>3</w:t>
            </w:r>
          </w:p>
        </w:tc>
        <w:tc>
          <w:tcPr>
            <w:tcW w:w="3114" w:type="dxa"/>
            <w:tcBorders>
              <w:top w:val="single" w:sz="4" w:space="0" w:color="auto"/>
            </w:tcBorders>
            <w:vAlign w:val="center"/>
            <w:hideMark/>
          </w:tcPr>
          <w:p w14:paraId="2FFF6C5B" w14:textId="77777777" w:rsidR="00136925" w:rsidRPr="00136925" w:rsidRDefault="00136925" w:rsidP="00136925">
            <w:pPr>
              <w:spacing w:before="0" w:after="0" w:line="240" w:lineRule="auto"/>
              <w:jc w:val="left"/>
              <w:rPr>
                <w:rFonts w:ascii="Times New Roman" w:hAnsi="Times New Roman"/>
                <w:sz w:val="24"/>
                <w:lang w:val="en-GB"/>
              </w:rPr>
            </w:pPr>
            <w:r w:rsidRPr="00136925">
              <w:rPr>
                <w:rFonts w:ascii="Times New Roman" w:hAnsi="Times New Roman"/>
                <w:i/>
                <w:iCs/>
                <w:sz w:val="24"/>
                <w:lang w:val="en-GB"/>
              </w:rPr>
              <w:t>Uniform-discrete</w:t>
            </w:r>
            <w:r w:rsidRPr="00136925">
              <w:rPr>
                <w:rFonts w:ascii="Times New Roman" w:hAnsi="Times New Roman"/>
                <w:sz w:val="24"/>
                <w:lang w:val="en-GB"/>
              </w:rPr>
              <w:t xml:space="preserve">, </w:t>
            </w:r>
            <w:r w:rsidRPr="00136925">
              <w:rPr>
                <w:rFonts w:ascii="Times New Roman" w:hAnsi="Times New Roman"/>
                <w:i/>
                <w:iCs/>
                <w:sz w:val="24"/>
                <w:lang w:val="en-GB"/>
              </w:rPr>
              <w:t>U</w:t>
            </w:r>
            <w:r w:rsidRPr="00136925">
              <w:rPr>
                <w:rFonts w:ascii="Times New Roman" w:hAnsi="Times New Roman"/>
                <w:sz w:val="24"/>
                <w:lang w:val="en-GB"/>
              </w:rPr>
              <w:t>(</w:t>
            </w:r>
            <w:r w:rsidRPr="00136925">
              <w:rPr>
                <w:rFonts w:ascii="Times New Roman" w:hAnsi="Times New Roman"/>
                <w:i/>
                <w:iCs/>
                <w:sz w:val="24"/>
                <w:lang w:val="en-GB"/>
              </w:rPr>
              <w:t>x</w:t>
            </w:r>
            <w:r w:rsidRPr="00136925">
              <w:rPr>
                <w:rFonts w:ascii="Times New Roman" w:hAnsi="Times New Roman"/>
                <w:sz w:val="24"/>
                <w:lang w:val="en-GB"/>
              </w:rPr>
              <w:t xml:space="preserve">: time of occurrence of a </w:t>
            </w:r>
            <w:r w:rsidRPr="00136925">
              <w:rPr>
                <w:rFonts w:ascii="Times New Roman" w:hAnsi="Times New Roman"/>
                <w:iCs/>
                <w:sz w:val="24"/>
                <w:lang w:val="en-GB"/>
              </w:rPr>
              <w:t>black-swan</w:t>
            </w:r>
            <w:r w:rsidRPr="00136925">
              <w:rPr>
                <w:rFonts w:ascii="Times New Roman" w:hAnsi="Times New Roman"/>
                <w:sz w:val="24"/>
                <w:lang w:val="en-GB"/>
              </w:rPr>
              <w:t xml:space="preserve"> event in a interval of 161,280 hours, </w:t>
            </w:r>
            <w:r w:rsidRPr="00136925">
              <w:rPr>
                <w:rFonts w:ascii="Times New Roman" w:hAnsi="Times New Roman"/>
                <w:i/>
                <w:iCs/>
                <w:sz w:val="24"/>
                <w:lang w:val="en-GB"/>
              </w:rPr>
              <w:t>a</w:t>
            </w:r>
            <w:r w:rsidRPr="00136925">
              <w:rPr>
                <w:rFonts w:ascii="Times New Roman" w:hAnsi="Times New Roman"/>
                <w:sz w:val="24"/>
                <w:lang w:val="en-GB"/>
              </w:rPr>
              <w:t xml:space="preserve">: the lower bound of the interval of time in hours, </w:t>
            </w:r>
            <w:r w:rsidRPr="00136925">
              <w:rPr>
                <w:rFonts w:ascii="Times New Roman" w:hAnsi="Times New Roman"/>
                <w:i/>
                <w:iCs/>
                <w:sz w:val="24"/>
                <w:lang w:val="en-GB"/>
              </w:rPr>
              <w:t>b</w:t>
            </w:r>
            <w:r w:rsidRPr="00136925">
              <w:rPr>
                <w:rFonts w:ascii="Times New Roman" w:hAnsi="Times New Roman"/>
                <w:sz w:val="24"/>
                <w:lang w:val="en-GB"/>
              </w:rPr>
              <w:t>: the upper bound of the interval of time in hours).</w:t>
            </w:r>
          </w:p>
        </w:tc>
        <w:tc>
          <w:tcPr>
            <w:tcW w:w="1561" w:type="dxa"/>
            <w:tcBorders>
              <w:top w:val="single" w:sz="4" w:space="0" w:color="auto"/>
            </w:tcBorders>
            <w:vAlign w:val="center"/>
            <w:hideMark/>
          </w:tcPr>
          <w:p w14:paraId="74ECB2AD" w14:textId="77777777" w:rsidR="00136925" w:rsidRPr="00136925" w:rsidRDefault="00136925" w:rsidP="00BC7091">
            <w:pPr>
              <w:spacing w:before="0" w:after="0" w:line="240" w:lineRule="auto"/>
              <w:jc w:val="left"/>
              <w:rPr>
                <w:rFonts w:ascii="Times New Roman" w:hAnsi="Times New Roman"/>
                <w:sz w:val="24"/>
                <w:lang w:val="en-GB"/>
              </w:rPr>
            </w:pPr>
            <w:r w:rsidRPr="00136925">
              <w:rPr>
                <w:rFonts w:ascii="Times New Roman" w:hAnsi="Times New Roman"/>
                <w:i/>
                <w:iCs/>
                <w:sz w:val="24"/>
                <w:lang w:val="en-GB"/>
              </w:rPr>
              <w:t>U</w:t>
            </w:r>
            <w:r w:rsidRPr="00136925">
              <w:rPr>
                <w:rFonts w:ascii="Times New Roman" w:hAnsi="Times New Roman"/>
                <w:sz w:val="24"/>
                <w:lang w:val="en-GB"/>
              </w:rPr>
              <w:t>(</w:t>
            </w:r>
            <w:r w:rsidRPr="00136925">
              <w:rPr>
                <w:rFonts w:ascii="Times New Roman" w:hAnsi="Times New Roman"/>
                <w:i/>
                <w:iCs/>
                <w:sz w:val="24"/>
                <w:lang w:val="en-GB"/>
              </w:rPr>
              <w:t>x</w:t>
            </w:r>
            <w:r w:rsidRPr="00136925">
              <w:rPr>
                <w:rFonts w:ascii="Times New Roman" w:hAnsi="Times New Roman"/>
                <w:sz w:val="24"/>
                <w:lang w:val="en-GB"/>
              </w:rPr>
              <w:t xml:space="preserve"> </w:t>
            </w:r>
            <w:r w:rsidRPr="00136925">
              <w:rPr>
                <w:rFonts w:ascii="Cambria Math" w:hAnsi="Cambria Math" w:cs="Cambria Math"/>
                <w:sz w:val="24"/>
                <w:lang w:val="en-GB"/>
              </w:rPr>
              <w:t>∈</w:t>
            </w:r>
            <w:r w:rsidRPr="00136925">
              <w:rPr>
                <w:rFonts w:ascii="Times New Roman" w:hAnsi="Times New Roman"/>
                <w:sz w:val="24"/>
                <w:lang w:val="en-GB"/>
              </w:rPr>
              <w:t xml:space="preserve"> Z</w:t>
            </w:r>
            <w:r w:rsidRPr="00136925">
              <w:rPr>
                <w:rFonts w:ascii="Times New Roman" w:hAnsi="Times New Roman"/>
                <w:sz w:val="24"/>
                <w:vertAlign w:val="superscript"/>
                <w:lang w:val="en-GB"/>
              </w:rPr>
              <w:t>+</w:t>
            </w:r>
            <w:r w:rsidRPr="00136925">
              <w:rPr>
                <w:rFonts w:ascii="Times New Roman" w:hAnsi="Times New Roman"/>
                <w:sz w:val="24"/>
                <w:lang w:val="en-GB"/>
              </w:rPr>
              <w:t xml:space="preserve">, </w:t>
            </w:r>
            <w:r w:rsidRPr="00136925">
              <w:rPr>
                <w:rFonts w:ascii="Times New Roman" w:hAnsi="Times New Roman"/>
                <w:i/>
                <w:iCs/>
                <w:sz w:val="24"/>
                <w:lang w:val="en-GB"/>
              </w:rPr>
              <w:t>a</w:t>
            </w:r>
            <w:r w:rsidRPr="00136925">
              <w:rPr>
                <w:rFonts w:ascii="Times New Roman" w:hAnsi="Times New Roman"/>
                <w:sz w:val="24"/>
                <w:lang w:val="en-GB"/>
              </w:rPr>
              <w:t xml:space="preserve"> = 1,</w:t>
            </w:r>
            <w:r w:rsidRPr="00136925">
              <w:rPr>
                <w:rFonts w:ascii="Times New Roman" w:hAnsi="Times New Roman"/>
                <w:i/>
                <w:iCs/>
                <w:sz w:val="24"/>
                <w:lang w:val="en-GB"/>
              </w:rPr>
              <w:t xml:space="preserve"> b</w:t>
            </w:r>
            <w:r w:rsidRPr="00136925">
              <w:rPr>
                <w:rFonts w:ascii="Times New Roman" w:hAnsi="Times New Roman"/>
                <w:sz w:val="24"/>
                <w:lang w:val="en-GB"/>
              </w:rPr>
              <w:t xml:space="preserve"> = 161,280) for </w:t>
            </w:r>
            <w:r w:rsidRPr="00136925">
              <w:rPr>
                <w:rFonts w:ascii="Times New Roman" w:hAnsi="Times New Roman"/>
                <w:i/>
                <w:iCs/>
                <w:sz w:val="24"/>
                <w:lang w:val="en-GB"/>
              </w:rPr>
              <w:t>a</w:t>
            </w:r>
            <w:r w:rsidRPr="00136925">
              <w:rPr>
                <w:rFonts w:ascii="Times New Roman" w:hAnsi="Times New Roman"/>
                <w:sz w:val="24"/>
                <w:lang w:val="en-GB"/>
              </w:rPr>
              <w:t xml:space="preserve"> ≤ </w:t>
            </w:r>
            <w:r w:rsidRPr="00136925">
              <w:rPr>
                <w:rFonts w:ascii="Times New Roman" w:hAnsi="Times New Roman"/>
                <w:i/>
                <w:iCs/>
                <w:sz w:val="24"/>
                <w:lang w:val="en-GB"/>
              </w:rPr>
              <w:t>x</w:t>
            </w:r>
            <w:r w:rsidRPr="00136925">
              <w:rPr>
                <w:rFonts w:ascii="Times New Roman" w:hAnsi="Times New Roman"/>
                <w:sz w:val="24"/>
                <w:lang w:val="en-GB"/>
              </w:rPr>
              <w:t xml:space="preserve"> ≤ </w:t>
            </w:r>
            <w:r w:rsidRPr="00136925">
              <w:rPr>
                <w:rFonts w:ascii="Times New Roman" w:hAnsi="Times New Roman"/>
                <w:i/>
                <w:iCs/>
                <w:sz w:val="24"/>
                <w:lang w:val="en-GB"/>
              </w:rPr>
              <w:t>b</w:t>
            </w:r>
          </w:p>
        </w:tc>
        <w:tc>
          <w:tcPr>
            <w:tcW w:w="3743" w:type="dxa"/>
            <w:tcBorders>
              <w:top w:val="single" w:sz="4" w:space="0" w:color="auto"/>
            </w:tcBorders>
            <w:vAlign w:val="center"/>
            <w:hideMark/>
          </w:tcPr>
          <w:p w14:paraId="378F8BF6" w14:textId="77777777" w:rsidR="00136925" w:rsidRPr="00136925" w:rsidRDefault="00136925" w:rsidP="00136925">
            <w:pPr>
              <w:spacing w:before="0" w:after="0" w:line="240" w:lineRule="auto"/>
              <w:jc w:val="left"/>
              <w:rPr>
                <w:rFonts w:ascii="Times New Roman" w:hAnsi="Times New Roman"/>
                <w:sz w:val="24"/>
                <w:lang w:val="en-GB"/>
              </w:rPr>
            </w:pPr>
            <w:r w:rsidRPr="00136925">
              <w:rPr>
                <w:rFonts w:ascii="Times New Roman" w:hAnsi="Times New Roman"/>
                <w:sz w:val="24"/>
                <w:lang w:val="en-GB"/>
              </w:rPr>
              <w:t xml:space="preserve">(1) The probability of occurrence of a </w:t>
            </w:r>
            <w:r w:rsidRPr="00136925">
              <w:rPr>
                <w:rFonts w:ascii="Times New Roman" w:hAnsi="Times New Roman"/>
                <w:iCs/>
                <w:sz w:val="24"/>
                <w:lang w:val="en-GB"/>
              </w:rPr>
              <w:t>black-swan</w:t>
            </w:r>
            <w:r w:rsidRPr="00136925">
              <w:rPr>
                <w:rFonts w:ascii="Times New Roman" w:hAnsi="Times New Roman"/>
                <w:sz w:val="24"/>
                <w:lang w:val="en-GB"/>
              </w:rPr>
              <w:t xml:space="preserve"> event is the same along the simulation horizon; (2) when a </w:t>
            </w:r>
            <w:r w:rsidRPr="00136925">
              <w:rPr>
                <w:rFonts w:ascii="Times New Roman" w:hAnsi="Times New Roman"/>
                <w:iCs/>
                <w:sz w:val="24"/>
                <w:lang w:val="en-GB"/>
              </w:rPr>
              <w:t>black-swan event</w:t>
            </w:r>
            <w:r w:rsidRPr="00136925">
              <w:rPr>
                <w:rFonts w:ascii="Times New Roman" w:hAnsi="Times New Roman"/>
                <w:sz w:val="24"/>
                <w:lang w:val="en-GB"/>
              </w:rPr>
              <w:t xml:space="preserve"> occurs, Op</w:t>
            </w:r>
            <w:r w:rsidRPr="00136925">
              <w:rPr>
                <w:rFonts w:ascii="Times New Roman" w:hAnsi="Times New Roman"/>
                <w:sz w:val="24"/>
                <w:vertAlign w:val="subscript"/>
                <w:lang w:val="en-GB"/>
              </w:rPr>
              <w:t>5</w:t>
            </w:r>
            <w:r w:rsidRPr="00136925">
              <w:rPr>
                <w:rFonts w:ascii="Times New Roman" w:hAnsi="Times New Roman"/>
                <w:sz w:val="24"/>
                <w:lang w:val="en-GB"/>
              </w:rPr>
              <w:t>, Op</w:t>
            </w:r>
            <w:r w:rsidRPr="00136925">
              <w:rPr>
                <w:rFonts w:ascii="Times New Roman" w:hAnsi="Times New Roman"/>
                <w:sz w:val="24"/>
                <w:vertAlign w:val="subscript"/>
                <w:lang w:val="en-GB"/>
              </w:rPr>
              <w:t>6</w:t>
            </w:r>
            <w:r w:rsidRPr="00136925">
              <w:rPr>
                <w:rFonts w:ascii="Times New Roman" w:hAnsi="Times New Roman"/>
                <w:sz w:val="24"/>
                <w:lang w:val="en-GB"/>
              </w:rPr>
              <w:t>, Op</w:t>
            </w:r>
            <w:r w:rsidRPr="00136925">
              <w:rPr>
                <w:rFonts w:ascii="Times New Roman" w:hAnsi="Times New Roman"/>
                <w:sz w:val="24"/>
                <w:vertAlign w:val="subscript"/>
                <w:lang w:val="en-GB"/>
              </w:rPr>
              <w:t>7</w:t>
            </w:r>
            <w:r w:rsidRPr="00136925">
              <w:rPr>
                <w:rFonts w:ascii="Times New Roman" w:hAnsi="Times New Roman"/>
                <w:sz w:val="24"/>
                <w:lang w:val="en-GB"/>
              </w:rPr>
              <w:t xml:space="preserve"> and Op</w:t>
            </w:r>
            <w:r w:rsidRPr="00136925">
              <w:rPr>
                <w:rFonts w:ascii="Times New Roman" w:hAnsi="Times New Roman"/>
                <w:sz w:val="24"/>
                <w:vertAlign w:val="subscript"/>
                <w:lang w:val="en-GB"/>
              </w:rPr>
              <w:t>9</w:t>
            </w:r>
            <w:r w:rsidRPr="00136925">
              <w:rPr>
                <w:rFonts w:ascii="Times New Roman" w:hAnsi="Times New Roman"/>
                <w:sz w:val="24"/>
                <w:lang w:val="en-GB"/>
              </w:rPr>
              <w:t xml:space="preserve"> are simultaneously taken out of operation during 672 consecutive hours; and (3) operations affected return to normality after this time.</w:t>
            </w:r>
          </w:p>
        </w:tc>
      </w:tr>
    </w:tbl>
    <w:p w14:paraId="281C8C48" w14:textId="77777777" w:rsidR="00E85535" w:rsidRPr="00B6173C" w:rsidRDefault="00E85535" w:rsidP="00FE603E">
      <w:pPr>
        <w:spacing w:before="0" w:after="0" w:line="240" w:lineRule="auto"/>
        <w:rPr>
          <w:rFonts w:ascii="Times New Roman" w:hAnsi="Times New Roman"/>
          <w:i/>
          <w:iCs/>
          <w:sz w:val="26"/>
          <w:szCs w:val="26"/>
        </w:rPr>
      </w:pPr>
    </w:p>
    <w:p>
      <w:r>
        <w:rPr>
          <w:b/>
          <w:i w:val="0"/>
        </w:rPr>
        <w:t>3.3 The discrete-event simulation model</w:t>
      </w:r>
    </w:p>
    <w:p>
      <w:r>
        <w:rPr>
          <w:b/>
          <w:i/>
        </w:rPr>
        <w:t>3.3.1 Model genealogy and Baseline 0</w:t>
      </w:r>
    </w:p>
    <w:p>
      <w:r>
        <w:t>The starting point is the military food supply-chain (MFSC) simulation reported by Garrido-Rios (2017).</w:t>
      </w:r>
    </w:p>
    <w:p>
      <w:r>
        <w:t>The original model represents procurement, production, transport, storage, and theatre delivery as thirteen linked operations.</w:t>
      </w:r>
    </w:p>
    <w:p>
      <w:r>
        <w:t>The original model evaluates fixed inventory-buffer and manufacturing-capacity scenarios under a long-run stationary design.</w:t>
      </w:r>
    </w:p>
    <w:p>
      <w:r>
        <w:t>It does not make weekly decisions from the current system state.</w:t>
      </w:r>
    </w:p>
    <w:p>
      <w:r>
        <w:t>This original configuration is Baseline 0 in our comparison ladder.</w:t>
      </w:r>
    </w:p>
    <w:p>
      <w:r>
        <w:t>Baseline 0 uses discretionary ex-ante policies and is therefore a conceptual anchor rather than a matched adaptive comparator.</w:t>
      </w:r>
    </w:p>
    <w:p>
      <w:r>
        <w:t>We reconstruct the specification as a Python discrete-event simulation.</w:t>
      </w:r>
    </w:p>
    <w:p>
      <w:r>
        <w:t>The reconstruction preserves the operation topology, the decision tables, the risk parameter tables, and the operational ReT formula.</w:t>
      </w:r>
    </w:p>
    <w:p>
      <w:r>
        <w:t>It also repairs causal links that were absent from early code versions, such as conservation-respecting procurement.</w:t>
      </w:r>
    </w:p>
    <w:p>
      <w:r>
        <w:t>The reconstruction is a high-fidelity transcription of the static specification; complete endogenous replication of every thesis experiment is not claimed.</w:t>
      </w:r>
    </w:p>
    <w:p>
      <w:r>
        <w:rPr>
          <w:b/>
          <w:i/>
        </w:rPr>
        <w:t>3.3.2 The thirteen-operation system</w:t>
      </w:r>
    </w:p>
    <w:p>
      <w:r>
        <w:t>The simulation advances by scheduled events rather than by a fixed time step.</w:t>
      </w:r>
    </w:p>
    <w:p>
      <w:r>
        <w:t>Each operation can release material, receive material, queue, process, and trigger transport.</w:t>
      </w:r>
    </w:p>
    <w:p>
      <w:r>
        <w:t>Production follows an assemble-to-stock logic from contracting (Op1) to the supply battalion (Op9).</w:t>
      </w:r>
    </w:p>
    <w:p>
      <w:r>
        <w:t>Distribution follows an assemble-to-order logic from the supply battalion to the theatre (Op13).</w:t>
      </w:r>
    </w:p>
    <w:p>
      <w:r>
        <w:t>The promised downstream order lead time is forty-eight hours.</w:t>
      </w:r>
    </w:p>
    <w:p>
      <w:r>
        <w:t>Figure M1 summarizes the thirteen operations with their processing times, order quantities, reorder cadences, and the Garrido-native risks attached to each operation.</w:t>
      </w:r>
    </w:p>
    <w:p>
      <w:pPr>
        <w:jc w:val="center"/>
      </w:pPr>
      <w:r>
        <w:drawing>
          <wp:inline xmlns:a="http://schemas.openxmlformats.org/drawingml/2006/main" xmlns:pic="http://schemas.openxmlformats.org/drawingml/2006/picture">
            <wp:extent cx="5760720" cy="3885061"/>
            <wp:docPr id="902048326" name="Picture 902048326"/>
            <wp:cNvGraphicFramePr>
              <a:graphicFrameLocks noChangeAspect="1"/>
            </wp:cNvGraphicFramePr>
            <a:graphic>
              <a:graphicData uri="http://schemas.openxmlformats.org/drawingml/2006/picture">
                <pic:pic>
                  <pic:nvPicPr>
                    <pic:cNvPr id="0" name="fig1_mfsc_flow.png"/>
                    <pic:cNvPicPr/>
                  </pic:nvPicPr>
                  <pic:blipFill>
                    <a:blip r:embed="rId23"/>
                    <a:stretch>
                      <a:fillRect/>
                    </a:stretch>
                  </pic:blipFill>
                  <pic:spPr>
                    <a:xfrm>
                      <a:off x="0" y="0"/>
                      <a:ext cx="5760720" cy="3885061"/>
                    </a:xfrm>
                    <a:prstGeom prst="rect"/>
                  </pic:spPr>
                </pic:pic>
              </a:graphicData>
            </a:graphic>
          </wp:inline>
        </w:drawing>
      </w:r>
    </w:p>
    <w:p>
      <w:pPr>
        <w:jc w:val="center"/>
      </w:pPr>
      <w:r>
        <w:rPr>
          <w:i/>
        </w:rPr>
        <w:t>Figure M1. Thirteen-operation flow of the MFSC (after Garrido-Rios, Figure 6.2). Red chips mark the risks affecting each operation.</w:t>
      </w:r>
    </w:p>
    <w:p>
      <w:r>
        <w:rPr>
          <w:b/>
          <w:i/>
        </w:rPr>
        <w:t>3.3.3 Material flow and conservation</w:t>
      </w:r>
    </w:p>
    <w:p>
      <w:r>
        <w:t>A finished lot cannot be created unless the required upstream material and production rights exist.</w:t>
      </w:r>
    </w:p>
    <w:p>
      <w:r>
        <w:t>Each finished lot contains 5,000 ration units.</w:t>
      </w:r>
    </w:p>
    <w:p>
      <w:r>
        <w:t>The two-product extension assigns a product label (P_C or P_H) before the lot enters the controlled production sequence.</w:t>
      </w:r>
    </w:p>
    <w:p>
      <w:r>
        <w:t>The label cannot be overwritten after a twenty-four-hour activation delay, which prevents retroactive renaming of inventory.</w:t>
      </w:r>
    </w:p>
    <w:p>
      <w:r>
        <w:t>Op9 inventory is stored separately per product, and cross-product substitution is disabled.</w:t>
      </w:r>
    </w:p>
    <w:p>
      <w:r>
        <w:t>The order queue is work-conserving and product-feasible: an unavailable product cannot block a feasible order for the other product.</w:t>
      </w:r>
    </w:p>
    <w:p>
      <w:r>
        <w:t>Late orders remain in the ledger as backorders, and the pending-order list is capped at sixty orders, following the source model.</w:t>
      </w:r>
    </w:p>
    <w:p>
      <w:r>
        <w:t>Every experimental arm receives the same scheduled production and transport entitlement.</w:t>
      </w:r>
    </w:p>
    <w:p>
      <w:r>
        <w:t>Mass and product-partition checks verify that units are neither created nor destroyed by the controller.</w:t>
      </w:r>
    </w:p>
    <w:p>
      <w:r>
        <w:rPr>
          <w:b/>
          <w:i/>
        </w:rPr>
        <w:t>3.3.4 Time, warm-up, and episode boundaries</w:t>
      </w:r>
    </w:p>
    <w:p>
      <w:r>
        <w:t>The thesis reports a deterministic warm-up of 838.8 hours; the reconstruction triggers warm-up on physical readiness instead, because stochastic events can shift the calendar.</w:t>
      </w:r>
    </w:p>
    <w:p>
      <w:r>
        <w:t>The two-product experiment uses a stricter product-balanced warm-up: one real 5,000-unit lot of each product must traverse Op1 through Op9 and coexist at Op9.</w:t>
      </w:r>
    </w:p>
    <w:p>
      <w:r>
        <w:t>No finished inventory is ever injected directly.</w:t>
      </w:r>
    </w:p>
    <w:p>
      <w:r>
        <w:t>The treatment episode lasts eight decision weeks of 168 hours each.</w:t>
      </w:r>
    </w:p>
    <w:p>
      <w:r>
        <w:t>Six demand orders arrive per week at offsets of 30, 54, 78, 102, 126, and 150 hours.</w:t>
      </w:r>
    </w:p>
    <w:p>
      <w:r>
        <w:t>No production or demand rights are created after the eighth decision.</w:t>
      </w:r>
    </w:p>
    <w:p>
      <w:r>
        <w:t>A common 1,344-hour clearance tail lets material and open orders propagate, and every policy is scored at the same final time.</w:t>
      </w:r>
    </w:p>
    <w:p>
      <w:r>
        <w:t>Figure M2 shows the episode structure.</w:t>
      </w:r>
    </w:p>
    <w:p>
      <w:pPr>
        <w:jc w:val="center"/>
      </w:pPr>
      <w:r>
        <w:drawing>
          <wp:inline xmlns:a="http://schemas.openxmlformats.org/drawingml/2006/main" xmlns:pic="http://schemas.openxmlformats.org/drawingml/2006/picture">
            <wp:extent cx="5760720" cy="2000861"/>
            <wp:docPr id="902048327" name="Picture 902048327"/>
            <wp:cNvGraphicFramePr>
              <a:graphicFrameLocks noChangeAspect="1"/>
            </wp:cNvGraphicFramePr>
            <a:graphic>
              <a:graphicData uri="http://schemas.openxmlformats.org/drawingml/2006/picture">
                <pic:pic>
                  <pic:nvPicPr>
                    <pic:cNvPr id="0" name="fig6_timeline.png"/>
                    <pic:cNvPicPr/>
                  </pic:nvPicPr>
                  <pic:blipFill>
                    <a:blip r:embed="rId24"/>
                    <a:stretch>
                      <a:fillRect/>
                    </a:stretch>
                  </pic:blipFill>
                  <pic:spPr>
                    <a:xfrm>
                      <a:off x="0" y="0"/>
                      <a:ext cx="5760720" cy="2000861"/>
                    </a:xfrm>
                    <a:prstGeom prst="rect"/>
                  </pic:spPr>
                </pic:pic>
              </a:graphicData>
            </a:graphic>
          </wp:inline>
        </w:drawing>
      </w:r>
    </w:p>
    <w:p>
      <w:pPr>
        <w:jc w:val="center"/>
      </w:pPr>
      <w:r>
        <w:rPr>
          <w:i/>
        </w:rPr>
        <w:t>Figure M2. Episode structure: product-balanced warm-up, eight weekly decisions with three 5,000-unit batch completions each, clearance tail, and common score time.</w:t>
      </w:r>
    </w:p>
    <w:p>
      <w:r>
        <w:rPr>
          <w:b/>
          <w:i/>
        </w:rPr>
        <w:t>3.3.5 Demand process and partial observability</w:t>
      </w:r>
    </w:p>
    <w:p>
      <w:r>
        <w:t>Each episode contains forty-eight demand orders with integer quantities drawn from 2,400 to 2,600 rations, exactly the thesis demand range.</w:t>
      </w:r>
    </w:p>
    <w:p>
      <w:r>
        <w:t>The requested product follows a two-state latent Markov regime: one regime makes P_C dominant, the other makes P_H dominant.</w:t>
      </w:r>
    </w:p>
    <w:p>
      <w:r>
        <w:t>The regime persists between demand events with probability rho, and the dominant product is requested with probability s.</w:t>
      </w:r>
    </w:p>
    <w:p>
      <w:r>
        <w:t>The evaluated cells are (rho=0.75, s=0.90), (rho=0.90, s=0.75), and (rho=0.90, s=0.90).</w:t>
      </w:r>
    </w:p>
    <w:p>
      <w:r>
        <w:t>The controller never observes the latent regime and never receives the true rho or s of the evaluation cell.</w:t>
      </w:r>
    </w:p>
    <w:p>
      <w:r>
        <w:t>A fixed hidden-Markov belief filter supplies a deployable estimate with the same fixed parameters in every cell, so no policy receives privileged knowledge of the sensitivity condition.</w:t>
      </w:r>
    </w:p>
    <w:p>
      <w:r>
        <w:t>Demand tapes are generated independently of policy actions, which enables exact paired comparisons.</w:t>
      </w:r>
    </w:p>
    <w:p>
      <w:r>
        <w:t>Future demand, random seeds, tape identifiers, oracle calendars, and terminal outcomes are forbidden observations.</w:t>
      </w:r>
    </w:p>
    <w:p>
      <w:r>
        <w:rPr>
          <w:b/>
          <w:i/>
        </w:rPr>
        <w:t>3.3.6 Decision and observation contracts</w:t>
      </w:r>
    </w:p>
    <w:p>
      <w:r>
        <w:t>The controller does not choose production volume, shift count, vehicle count, or demand quantity.</w:t>
      </w:r>
    </w:p>
    <w:p>
      <w:r>
        <w:t>It chooses only how the next three fixed 5,000-unit batch targets are divided between P_C and P_H, one action per week from the set {0, 1, 2, 3} equal to the number of P_C batches.</w:t>
      </w:r>
    </w:p>
    <w:p>
      <w:r>
        <w:t>Batch positions are centered (for example, action 1 is P_H, P_C, P_H) to remove intra-week timing advantages.</w:t>
      </w:r>
    </w:p>
    <w:p>
      <w:r>
        <w:t>Actions activate after twenty-four hours, with batch completions at 24, 72, and 120 hours within the week.</w:t>
      </w:r>
    </w:p>
    <w:p>
      <w:r>
        <w:t>Every eight-week calendar therefore commits exactly twenty-four batch slots and 120,000 units of controlled production rights.</w:t>
      </w:r>
    </w:p>
    <w:p>
      <w:r>
        <w:t>The policy observes a normalized twenty-one-dimensional vector at each decision: per-product inventory, locked pipeline, backlog quantity and count, maximum backlog age, in-flight quantity, the fixed HMM belief and predicted share, the previous action (one-hot), and the episode phase.</w:t>
      </w:r>
    </w:p>
    <w:p>
      <w:r>
        <w:t>The learning context is therefore a partially observed weekly allocation problem: the network must infer the demand regime from operational history.</w:t>
      </w:r>
    </w:p>
    <w:p>
      <w:r>
        <w:t>Figure M3 summarizes the experimental architecture and the three controllers evaluated under identical resources.</w:t>
      </w:r>
    </w:p>
    <w:p>
      <w:pPr>
        <w:jc w:val="center"/>
      </w:pPr>
      <w:r>
        <w:drawing>
          <wp:inline xmlns:a="http://schemas.openxmlformats.org/drawingml/2006/main" xmlns:pic="http://schemas.openxmlformats.org/drawingml/2006/picture">
            <wp:extent cx="5760720" cy="3498519"/>
            <wp:docPr id="902048328" name="Picture 902048328"/>
            <wp:cNvGraphicFramePr>
              <a:graphicFrameLocks noChangeAspect="1"/>
            </wp:cNvGraphicFramePr>
            <a:graphic>
              <a:graphicData uri="http://schemas.openxmlformats.org/drawingml/2006/picture">
                <pic:pic>
                  <pic:nvPicPr>
                    <pic:cNvPr id="0" name="fig2_framework.png"/>
                    <pic:cNvPicPr/>
                  </pic:nvPicPr>
                  <pic:blipFill>
                    <a:blip r:embed="rId25"/>
                    <a:stretch>
                      <a:fillRect/>
                    </a:stretch>
                  </pic:blipFill>
                  <pic:spPr>
                    <a:xfrm>
                      <a:off x="0" y="0"/>
                      <a:ext cx="5760720" cy="3498519"/>
                    </a:xfrm>
                    <a:prstGeom prst="rect"/>
                  </pic:spPr>
                </pic:pic>
              </a:graphicData>
            </a:graphic>
          </wp:inline>
        </w:drawing>
      </w:r>
    </w:p>
    <w:p>
      <w:pPr>
        <w:jc w:val="center"/>
      </w:pPr>
      <w:r>
        <w:rPr>
          <w:i/>
        </w:rPr>
        <w:t>Figure M3. Experimental framework: the DES backbone and two-product extension feed a 21-dimensional observation to three controllers -- the exact 65,536-calendar open-loop frontier, the strongest tested structured feedback family, and RecurrentPPO -- all scored by the same terminal ReT and service ledger.</w:t>
      </w:r>
    </w:p>
    <w:p>
      <w:r>
        <w:rPr>
          <w:b/>
          <w:i/>
        </w:rPr>
        <w:t>3.3.7 Resilience metric and reward</w:t>
      </w:r>
    </w:p>
    <w:p>
      <w:r>
        <w:t>The primary outcome is the operational ReT formula from Garrido's raw Excel workbooks, reproduced without clipping, normalization, or replacement.</w:t>
      </w:r>
    </w:p>
    <w:p>
      <w:r>
        <w:t>Each order j is scored at its request-time snapshot according to the following piecewise definition:</w:t>
      </w:r>
    </w:p>
    <w:p>
      <w:pPr>
        <w:pStyle w:val="FirstParagraph"/>
      </w:pPr>
      <m:oMathPara>
        <m:oMathParaPr>
          <m:jc m:val="center"/>
        </m:oMathParaPr>
        <m:oMath>
          <m:r>
            <m:t>R</m:t>
          </m:r>
          <m:sSub>
            <m:e>
              <m:r>
                <m:t>e</m:t>
              </m:r>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t>A</m:t>
                        </m:r>
                        <m:sSub>
                          <m:e>
                            <m:r>
                              <m:t>P</m:t>
                            </m:r>
                          </m:e>
                          <m:sub>
                            <m:r>
                              <m:t>j</m:t>
                            </m:r>
                          </m:sub>
                        </m:sSub>
                      </m:num>
                      <m:den>
                        <m:r>
                          <m:t>L</m:t>
                        </m:r>
                        <m:r>
                          <m:t>T</m:t>
                        </m:r>
                      </m:den>
                    </m:f>
                  </m:e>
                  <m:e>
                    <m:r>
                      <m:rPr>
                        <m:nor/>
                        <m:sty m:val="p"/>
                      </m:rPr>
                      <m:t>if risk active and </m:t>
                    </m:r>
                    <m:r>
                      <m:t>A</m:t>
                    </m:r>
                    <m:sSub>
                      <m:e>
                        <m:r>
                          <m:t>P</m:t>
                        </m:r>
                      </m:e>
                      <m:sub>
                        <m:r>
                          <m:t>j</m:t>
                        </m:r>
                      </m:sub>
                    </m:sSub>
                    <m:r>
                      <m:rPr>
                        <m:sty m:val="p"/>
                      </m:rPr>
                      <m:t>&gt;</m:t>
                    </m:r>
                    <m:r>
                      <m:t>0</m:t>
                    </m:r>
                  </m:e>
                </m:mr>
                <m:mr>
                  <m:e>
                    <m:f>
                      <m:fPr>
                        <m:type m:val="bar"/>
                      </m:fPr>
                      <m:num>
                        <m:r>
                          <m:t>0.5</m:t>
                        </m:r>
                      </m:num>
                      <m:den>
                        <m:r>
                          <m:t>R</m:t>
                        </m:r>
                        <m:sSub>
                          <m:e>
                            <m:r>
                              <m:t>P</m:t>
                            </m:r>
                          </m:e>
                          <m:sub>
                            <m:r>
                              <m:t>j</m:t>
                            </m:r>
                          </m:sub>
                        </m:sSub>
                      </m:den>
                    </m:f>
                  </m:e>
                  <m:e>
                    <m:r>
                      <m:rPr>
                        <m:nor/>
                        <m:sty m:val="p"/>
                      </m:rPr>
                      <m:t>if risk active, </m:t>
                    </m:r>
                    <m:r>
                      <m:t>A</m:t>
                    </m:r>
                    <m:sSub>
                      <m:e>
                        <m:r>
                          <m:t>P</m:t>
                        </m:r>
                      </m:e>
                      <m:sub>
                        <m:r>
                          <m:t>j</m:t>
                        </m:r>
                      </m:sub>
                    </m:sSub>
                    <m:r>
                      <m:rPr>
                        <m:sty m:val="p"/>
                      </m:rPr>
                      <m:t>=</m:t>
                    </m:r>
                    <m:r>
                      <m:t>0</m:t>
                    </m:r>
                    <m:r>
                      <m:rPr>
                        <m:sty m:val="p"/>
                      </m:rPr>
                      <m:t>,</m:t>
                    </m:r>
                    <m:r>
                      <m:t> </m:t>
                    </m:r>
                    <m:r>
                      <m:t>R</m:t>
                    </m:r>
                    <m:sSub>
                      <m:e>
                        <m:r>
                          <m:t>P</m:t>
                        </m:r>
                      </m:e>
                      <m:sub>
                        <m:r>
                          <m:t>j</m:t>
                        </m:r>
                      </m:sub>
                    </m:sSub>
                    <m:r>
                      <m:rPr>
                        <m:sty m:val="p"/>
                      </m:rPr>
                      <m:t>&gt;</m:t>
                    </m:r>
                    <m:r>
                      <m:t>0</m:t>
                    </m:r>
                  </m:e>
                </m:mr>
                <m:mr>
                  <m:e>
                    <m:r>
                      <m:t>0</m:t>
                    </m:r>
                  </m:e>
                  <m:e>
                    <m:r>
                      <m:rPr>
                        <m:nor/>
                        <m:sty m:val="p"/>
                      </m:rPr>
                      <m:t>if risk active, no recovery</m:t>
                    </m:r>
                  </m:e>
                </m:mr>
                <m:mr>
                  <m:e>
                    <m:r>
                      <m:t>1</m:t>
                    </m:r>
                    <m:r>
                      <m:rPr>
                        <m:sty m:val="p"/>
                      </m:rPr>
                      <m:t>−</m:t>
                    </m:r>
                    <m:f>
                      <m:fPr>
                        <m:type m:val="bar"/>
                      </m:fPr>
                      <m:num>
                        <m:sSub>
                          <m:e>
                            <m:r>
                              <m:t>B</m:t>
                            </m:r>
                          </m:e>
                          <m:sub>
                            <m:r>
                              <m:t>t</m:t>
                            </m:r>
                            <m:r>
                              <m:rPr>
                                <m:sty m:val="p"/>
                              </m:rPr>
                              <m:t>,</m:t>
                            </m:r>
                            <m:r>
                              <m:t>j</m:t>
                            </m:r>
                          </m:sub>
                        </m:sSub>
                        <m:r>
                          <m:rPr>
                            <m:sty m:val="p"/>
                          </m:rPr>
                          <m:t>+</m:t>
                        </m:r>
                        <m:sSub>
                          <m:e>
                            <m:r>
                              <m:t>U</m:t>
                            </m:r>
                          </m:e>
                          <m:sub>
                            <m:r>
                              <m:t>t</m:t>
                            </m:r>
                            <m:r>
                              <m:rPr>
                                <m:sty m:val="p"/>
                              </m:rPr>
                              <m:t>,</m:t>
                            </m:r>
                            <m:r>
                              <m:t>j</m:t>
                            </m:r>
                          </m:sub>
                        </m:sSub>
                      </m:num>
                      <m:den>
                        <m:r>
                          <m:t>j</m:t>
                        </m:r>
                      </m:den>
                    </m:f>
                  </m:e>
                  <m:e>
                    <m:r>
                      <m:rPr>
                        <m:nor/>
                        <m:sty m:val="p"/>
                      </m:rPr>
                      <m:t>if no risk active</m:t>
                    </m:r>
                  </m:e>
                </m:mr>
              </m:m>
            </m:e>
          </m:d>
        </m:oMath>
      </m:oMathPara>
    </w:p>
    <w:p>
      <w:r>
        <w:t>Here AP is the autotomy period, LT the promised forty-eight-hour lead time, RP the recovery period, and B and U the backorders and unattended orders accumulated at the request time.</w:t>
      </w:r>
    </w:p>
    <w:p>
      <w:r>
        <w:t>The formula was recomputed on 47,546 source-workbook rows with zero mismatches.</w:t>
      </w:r>
    </w:p>
    <w:p>
      <w:r>
        <w:t>The two-product primary experiment runs risk-off, so the no-risk branch is operative, and risk-adaptation claims are explicitly out of scope.</w:t>
      </w:r>
    </w:p>
    <w:p>
      <w:r>
        <w:t>The reward is zero at intermediate decisions and equals the official terminal ReT at the common score time, avoiding any unvalidated shaping of the construct.</w:t>
      </w:r>
    </w:p>
    <w:p>
      <w:r>
        <w:t>Because the visible ReT population contains completed non-lost orders, unresolved demand, lost demand, per-product fill, terminal inventory, and resource use are mandatory companion outcomes.</w:t>
      </w:r>
    </w:p>
    <w:p>
      <w:r>
        <w:t>Figure M4 shows the scoring branches.</w:t>
      </w:r>
    </w:p>
    <w:p>
      <w:pPr>
        <w:jc w:val="center"/>
      </w:pPr>
      <w:r>
        <w:drawing>
          <wp:inline xmlns:a="http://schemas.openxmlformats.org/drawingml/2006/main" xmlns:pic="http://schemas.openxmlformats.org/drawingml/2006/picture">
            <wp:extent cx="5760720" cy="2663347"/>
            <wp:docPr id="902048329" name="Picture 902048329"/>
            <wp:cNvGraphicFramePr>
              <a:graphicFrameLocks noChangeAspect="1"/>
            </wp:cNvGraphicFramePr>
            <a:graphic>
              <a:graphicData uri="http://schemas.openxmlformats.org/drawingml/2006/picture">
                <pic:pic>
                  <pic:nvPicPr>
                    <pic:cNvPr id="0" name="fig5_ret_tree.png"/>
                    <pic:cNvPicPr/>
                  </pic:nvPicPr>
                  <pic:blipFill>
                    <a:blip r:embed="rId26"/>
                    <a:stretch>
                      <a:fillRect/>
                    </a:stretch>
                  </pic:blipFill>
                  <pic:spPr>
                    <a:xfrm>
                      <a:off x="0" y="0"/>
                      <a:ext cx="5760720" cy="2663347"/>
                    </a:xfrm>
                    <a:prstGeom prst="rect"/>
                  </pic:spPr>
                </pic:pic>
              </a:graphicData>
            </a:graphic>
          </wp:inline>
        </w:drawing>
      </w:r>
    </w:p>
    <w:p>
      <w:pPr>
        <w:jc w:val="center"/>
      </w:pPr>
      <w:r>
        <w:rPr>
          <w:i/>
        </w:rPr>
        <w:t>Figure M4. Order-level ReT scoring branches, reproduced exactly from the source workbooks (47,546 rows, zero mismatches). Program Q operates on the no-risk branch.</w:t>
      </w:r>
    </w:p>
    <w:p>
      <w:r>
        <w:rPr>
          <w:b/>
          <w:i/>
        </w:rPr>
        <w:t>3.3.8 Sensitive assumptions</w:t>
      </w:r>
    </w:p>
    <w:p>
      <w:r>
        <w:t>The most sensitive modeling decisions are those that determine what information is available, when actions become physical, and which orders enter the metric.</w:t>
      </w:r>
    </w:p>
    <w:p>
      <w:r>
        <w:t>Equal-time events follow a strictly half-open rule: a lot arriving exactly at a release timestamp is not eligible for that release, and an order completion at a request time is processed before the request snapshot.</w:t>
      </w:r>
    </w:p>
    <w:p>
      <w:r>
        <w:t>These conventions prevent the policy and the metric from seeing zero-time information that would not be operationally available.</w:t>
      </w:r>
    </w:p>
    <w:p>
      <w:r>
        <w:t>The product classes are synthetic and share identical physics, so the experiment isolates allocation under demand uncertainty rather than product-specific manufacturing complexity.</w:t>
      </w:r>
    </w:p>
    <w:p>
      <w:r>
        <w:t>Storage is unlimited, vehicle capacity is a fixed entitlement, and substitution is disabled.</w:t>
      </w:r>
    </w:p>
    <w:p>
      <w:r>
        <w:t>A finite horizon could invite end-of-episode inventory hoarding; the fixed production entitlement, the clearance tail, and the terminal product ledger expose and bound this behavior, and no reward is assigned to ending inventory.</w:t>
      </w:r>
    </w:p>
    <w:p>
      <w:r>
        <w:rPr>
          <w:b/>
          <w:i w:val="0"/>
        </w:rPr>
        <w:t>3.4 Clairvoyant headroom and training-progress diagnostic</w:t>
      </w:r>
    </w:p>
    <w:p>
      <w:r>
        <w:rPr>
          <w:b/>
          <w:i/>
        </w:rPr>
        <w:t>3.4.1 Why an absolute resilience score is not a learning measure</w:t>
      </w:r>
    </w:p>
    <w:p>
      <w:r>
        <w:t>An absolute ReT value answers how good a policy is only relative to whichever comparator happens to be at hand, so it cannot by itself establish that a model has learned.</w:t>
      </w:r>
    </w:p>
    <w:p>
      <w:r>
        <w:t>The evaluation therefore grades every controller against the best decision that was available on the very same already-run campaign.</w:t>
      </w:r>
    </w:p>
    <w:p>
      <w:r>
        <w:t>Because the weekly allocation contract admits exactly four actions over eight decisions, the entire policy space of a campaign is enumerable.</w:t>
      </w:r>
    </w:p>
    <w:p>
      <w:r>
        <w:t>All 4^8 = 65,536 calendars are evaluated exhaustively for each campaign, which yields the clairvoyant maximum exactly rather than by estimation.</w:t>
      </w:r>
    </w:p>
    <w:p>
      <w:r>
        <w:t>This maximum is only computable after the fact, since it requires the realized demand path, so it is used strictly as a grading device and never as a controller.</w:t>
      </w:r>
    </w:p>
    <w:p>
      <w:r>
        <w:t>It is a valid upper bound for any policy in this action space, including one granted privileged information, which is what makes the resulting ratio a bounded efficiency rather than a win rate against an arbitrary opponent.</w:t>
      </w:r>
    </w:p>
    <w:p>
      <w:r>
        <w:rPr>
          <w:b/>
          <w:i/>
        </w:rPr>
        <w:t>3.4.2 Definition</w:t>
      </w:r>
    </w:p>
    <w:p>
      <w:r>
        <w:t>Let L_i(k) denote the terminal resilience of calendar k on campaign i, let C_i be the clairvoyant ceiling, let B_i be a static reference policy, and let V_i be the value of the calendar the evaluated controller actually produced:</w:t>
      </w:r>
    </w:p>
    <w:p>
      <w:pPr>
        <w:pStyle w:val="FirstParagraph"/>
      </w:pPr>
      <m:oMathPara>
        <m:oMathParaPr>
          <m:jc m:val="center"/>
        </m:oMathParaPr>
        <m:oMath>
          <m:sSub>
            <m:e>
              <m:r>
                <m:t>C</m:t>
              </m:r>
            </m:e>
            <m:sub>
              <m:r>
                <m:t>i</m:t>
              </m:r>
            </m:sub>
          </m:sSub>
          <m:r>
            <m:rPr>
              <m:sty m:val="p"/>
            </m:rPr>
            <m:t>=</m:t>
          </m:r>
          <m:limLow>
            <m:e>
              <m:r>
                <m:rPr>
                  <m:sty m:val="p"/>
                </m:rPr>
                <m:t>max</m:t>
              </m:r>
            </m:e>
            <m:lim>
              <m:r>
                <m:t>k</m:t>
              </m:r>
              <m:r>
                <m:rPr>
                  <m:sty m:val="p"/>
                </m:rPr>
                <m:t>∈</m:t>
              </m:r>
              <m:r>
                <m:rPr>
                  <m:scr m:val="script"/>
                  <m:sty m:val="p"/>
                </m:rPr>
                <m:t>K</m:t>
              </m:r>
            </m:lim>
          </m:limLow>
          <m:sSub>
            <m:e>
              <m:r>
                <m:t>L</m:t>
              </m:r>
            </m:e>
            <m:sub>
              <m:r>
                <m:t>i</m:t>
              </m:r>
            </m:sub>
          </m:sSub>
          <m:r>
            <m:rPr>
              <m:sty m:val="p"/>
            </m:rPr>
            <m:t>(</m:t>
          </m:r>
          <m:r>
            <m:t>k</m:t>
          </m:r>
          <m:r>
            <m:rPr>
              <m:sty m:val="p"/>
            </m:rPr>
            <m:t>)</m:t>
          </m:r>
          <m:r>
            <m:rPr>
              <m:sty m:val="p"/>
            </m:rPr>
            <m:t>,</m:t>
          </m:r>
          <m:r>
            <m:t>  </m:t>
          </m:r>
          <m:r>
            <m:rPr>
              <m:sty m:val="p"/>
            </m:rPr>
            <m:t>|</m:t>
          </m:r>
          <m:r>
            <m:rPr>
              <m:scr m:val="script"/>
              <m:sty m:val="p"/>
            </m:rPr>
            <m:t>K</m:t>
          </m:r>
          <m:r>
            <m:rPr>
              <m:sty m:val="p"/>
            </m:rPr>
            <m:t>|</m:t>
          </m:r>
          <m:r>
            <m:rPr>
              <m:sty m:val="p"/>
            </m:rPr>
            <m:t>=</m:t>
          </m:r>
          <m:sSup>
            <m:e>
              <m:r>
                <m:t>4</m:t>
              </m:r>
            </m:e>
            <m:sup>
              <m:r>
                <m:t>8</m:t>
              </m:r>
            </m:sup>
          </m:sSup>
          <m:r>
            <m:rPr>
              <m:sty m:val="p"/>
            </m:rPr>
            <m:t>=</m:t>
          </m:r>
          <m:r>
            <m:t>65</m:t>
          </m:r>
          <m:r>
            <m:rPr>
              <m:sty m:val="p"/>
            </m:rPr>
            <m:t>,</m:t>
          </m:r>
          <m:r>
            <m:t>536</m:t>
          </m:r>
        </m:oMath>
      </m:oMathPara>
    </w:p>
    <w:p>
      <w:pPr>
        <w:pStyle w:val="FirstParagraph"/>
      </w:pPr>
      <m:oMathPara>
        <m:oMathParaPr>
          <m:jc m:val="center"/>
        </m:oMathParaPr>
        <m:oMath>
          <m:sSub>
            <m:e>
              <m:r>
                <m:t>η</m:t>
              </m:r>
            </m:e>
            <m:sub>
              <m:r>
                <m:t>i</m:t>
              </m:r>
            </m:sub>
          </m:sSub>
          <m:r>
            <m:rPr>
              <m:sty m:val="p"/>
            </m:rPr>
            <m:t>=</m:t>
          </m:r>
          <m:f>
            <m:fPr>
              <m:type m:val="bar"/>
            </m:fPr>
            <m:num>
              <m:sSub>
                <m:e>
                  <m:r>
                    <m:t>V</m:t>
                  </m:r>
                </m:e>
                <m:sub>
                  <m:r>
                    <m:t>i</m:t>
                  </m:r>
                </m:sub>
              </m:sSub>
              <m:r>
                <m:rPr>
                  <m:sty m:val="p"/>
                </m:rPr>
                <m:t>−</m:t>
              </m:r>
              <m:sSub>
                <m:e>
                  <m:r>
                    <m:t>B</m:t>
                  </m:r>
                </m:e>
                <m:sub>
                  <m:r>
                    <m:t>i</m:t>
                  </m:r>
                </m:sub>
              </m:sSub>
            </m:num>
            <m:den>
              <m:sSub>
                <m:e>
                  <m:r>
                    <m:t>C</m:t>
                  </m:r>
                </m:e>
                <m:sub>
                  <m:r>
                    <m:t>i</m:t>
                  </m:r>
                </m:sub>
              </m:sSub>
              <m:r>
                <m:rPr>
                  <m:sty m:val="p"/>
                </m:rPr>
                <m:t>−</m:t>
              </m:r>
              <m:sSub>
                <m:e>
                  <m:r>
                    <m:t>B</m:t>
                  </m:r>
                </m:e>
                <m:sub>
                  <m:r>
                    <m:t>i</m:t>
                  </m:r>
                </m:sub>
              </m:sSub>
            </m:den>
          </m:f>
        </m:oMath>
      </m:oMathPara>
    </w:p>
    <w:p>
      <w:pPr>
        <w:pStyle w:val="FirstParagraph"/>
      </w:pPr>
      <m:oMathPara>
        <m:oMathParaPr>
          <m:jc m:val="center"/>
        </m:oMathParaPr>
        <m:oMath>
          <m:sSub>
            <m:e>
              <m:r>
                <m:t>η</m:t>
              </m:r>
            </m:e>
            <m:sub>
              <m:r>
                <m:rPr>
                  <m:sty m:val="p"/>
                </m:rPr>
                <m:t>p</m:t>
              </m:r>
              <m:r>
                <m:rPr>
                  <m:sty m:val="p"/>
                </m:rPr>
                <m:t>o</m:t>
              </m:r>
              <m:r>
                <m:rPr>
                  <m:sty m:val="p"/>
                </m:rPr>
                <m:t>o</m:t>
              </m:r>
              <m:r>
                <m:rPr>
                  <m:sty m:val="p"/>
                </m:rPr>
                <m:t>l</m:t>
              </m:r>
            </m:sub>
          </m:sSub>
          <m:r>
            <m:rPr>
              <m:sty m:val="p"/>
            </m:rPr>
            <m:t>=</m:t>
          </m:r>
          <m:f>
            <m:fPr>
              <m:type m:val="bar"/>
            </m:fPr>
            <m:num>
              <m:nary>
                <m:naryPr>
                  <m:chr m:val="∑"/>
                  <m:limLoc m:val="undOvr"/>
                  <m:subHide m:val="off"/>
                  <m:supHide m:val="off"/>
                </m:naryPr>
                <m:sub>
                  <m:r>
                    <m:t>i</m:t>
                  </m:r>
                  <m:r>
                    <m:rPr>
                      <m:sty m:val="p"/>
                    </m:rPr>
                    <m:t>=</m:t>
                  </m:r>
                  <m:r>
                    <m:t>1</m:t>
                  </m:r>
                </m:sub>
                <m:sup>
                  <m:r>
                    <m:t>n</m:t>
                  </m:r>
                </m:sup>
                <m:e>
                  <m:r>
                    <m:rPr>
                      <m:sty m:val="p"/>
                    </m:rPr>
                    <m:t>(</m:t>
                  </m:r>
                </m:e>
              </m:nary>
              <m:sSub>
                <m:e>
                  <m:r>
                    <m:t>V</m:t>
                  </m:r>
                </m:e>
                <m:sub>
                  <m:r>
                    <m:t>i</m:t>
                  </m:r>
                </m:sub>
              </m:sSub>
              <m:r>
                <m:rPr>
                  <m:sty m:val="p"/>
                </m:rPr>
                <m:t>−</m:t>
              </m:r>
              <m:sSub>
                <m:e>
                  <m:r>
                    <m:t>B</m:t>
                  </m:r>
                </m:e>
                <m:sub>
                  <m:r>
                    <m:t>i</m:t>
                  </m:r>
                </m:sub>
              </m:sSub>
              <m:r>
                <m:rPr>
                  <m:sty m:val="p"/>
                </m:rPr>
                <m:t>)</m:t>
              </m:r>
            </m:num>
            <m:den>
              <m:nary>
                <m:naryPr>
                  <m:chr m:val="∑"/>
                  <m:limLoc m:val="undOvr"/>
                  <m:subHide m:val="off"/>
                  <m:supHide m:val="off"/>
                </m:naryPr>
                <m:sub>
                  <m:r>
                    <m:t>i</m:t>
                  </m:r>
                  <m:r>
                    <m:rPr>
                      <m:sty m:val="p"/>
                    </m:rPr>
                    <m:t>=</m:t>
                  </m:r>
                  <m:r>
                    <m:t>1</m:t>
                  </m:r>
                </m:sub>
                <m:sup>
                  <m:r>
                    <m:t>n</m:t>
                  </m:r>
                </m:sup>
                <m:e>
                  <m:r>
                    <m:rPr>
                      <m:sty m:val="p"/>
                    </m:rPr>
                    <m:t>(</m:t>
                  </m:r>
                </m:e>
              </m:nary>
              <m:sSub>
                <m:e>
                  <m:r>
                    <m:t>C</m:t>
                  </m:r>
                </m:e>
                <m:sub>
                  <m:r>
                    <m:t>i</m:t>
                  </m:r>
                </m:sub>
              </m:sSub>
              <m:r>
                <m:rPr>
                  <m:sty m:val="p"/>
                </m:rPr>
                <m:t>−</m:t>
              </m:r>
              <m:sSub>
                <m:e>
                  <m:r>
                    <m:t>B</m:t>
                  </m:r>
                </m:e>
                <m:sub>
                  <m:r>
                    <m:t>i</m:t>
                  </m:r>
                </m:sub>
              </m:sSub>
              <m:r>
                <m:rPr>
                  <m:sty m:val="p"/>
                </m:rPr>
                <m:t>)</m:t>
              </m:r>
            </m:den>
          </m:f>
        </m:oMath>
      </m:oMathPara>
    </w:p>
    <w:p>
      <w:r>
        <w:t>A capture ratio of one means the controller matched a decision-maker who knew the entire future, zero means it did no better than the static reference, and a negative value means it did worse.</w:t>
      </w:r>
    </w:p>
    <w:p>
      <w:r>
        <w:t>Controllers are graded by table lookup into the enumerated frontier, so the grading step re-simulates nothing and introduces no numerical error of its own.</w:t>
      </w:r>
    </w:p>
    <w:p>
      <w:r>
        <w:t>Campaign-level ratios are aggregated with the history root as the resampling unit and reported with a one-sided lower 95% confidence bound.</w:t>
      </w:r>
    </w:p>
    <w:p>
      <w:r>
        <w:t>The headline figure is the pooled ratio, the sum of realized gains divided by the sum of available gains, because it retains campaigns in which the reference is already optimal and the per-campaign ratio is undefined.</w:t>
      </w:r>
    </w:p>
    <w:p>
      <w:r>
        <w:t>Those campaigns are not neutral in the pooled ratio: they add nothing to the denominator but still add the realized difference to the numerator, which is negative whenever a controller fails to reproduce an already-optimal static calendar.</w:t>
      </w:r>
    </w:p>
    <w:p>
      <w:r>
        <w:t>The pooled ratio therefore charges a controller for regressions on campaigns that offered nothing to gain, which is deliberate, and for that reason three quantities are reported together: the pooled ratio over all campaigns, the ratio conditional on campaigns that had headroom, and the penalty incurred on the campaigns that had none.</w:t>
      </w:r>
    </w:p>
    <w:p>
      <w:r>
        <w:rPr>
          <w:b/>
          <w:i/>
        </w:rPr>
        <w:t>3.4.3 The reference policies</w:t>
      </w:r>
    </w:p>
    <w:p>
      <w:r>
        <w:t>The primary reference is the deployable static calendar [2, 3, 3, 1, 0, 0, 0, 0], the fixed calendar with the highest mean exact resilience on a calibration block that shares no campaign with the evaluation set, reaching mean ReT 0.6894 on the evaluated campaigns.</w:t>
      </w:r>
    </w:p>
    <w:p>
      <w:r>
        <w:t>Selecting that reference outside the evaluation set matters more than it may appear.</w:t>
      </w:r>
    </w:p>
    <w:p>
      <w:r>
        <w:t>The same procedure applied in-sample, choosing the fixed calendar that maximizes resilience on the very campaigns being graded, yields a different calendar [0, 0, 3, 3, 3, 3, 3, 3] with a mean of 0.7376, and makes it exactly optimal in 27 of the 48 campaigns.</w:t>
      </w:r>
    </w:p>
    <w:p>
      <w:r>
        <w:t>Against the deployable reference the corresponding count is 0, so the impression that a fixed plan is already optimal in half of the population is an artefact of hindsight rather than a property of the decision problem.</w:t>
      </w:r>
    </w:p>
    <w:p>
      <w:r>
        <w:t>The in-sample calendar is therefore retained only as an adversarial reference, the strongest fixed plan an omniscient planner could have committed to, and never as the deployable one.</w:t>
      </w:r>
    </w:p>
    <w:p>
      <w:r>
        <w:t>A second, weaker reference is the mean resilience over all 65,536 calendars, which represents an arbitrary discretionary calendar in expectation and serves as the analogue of the Baseline 0 configuration described in Section 3.3.1.</w:t>
      </w:r>
    </w:p>
    <w:p>
      <w:r>
        <w:t>Constant allocations are additionally reported as interpretable anchors.</w:t>
      </w:r>
    </w:p>
    <w:p>
      <w:r>
        <w:rPr>
          <w:b/>
          <w:i/>
        </w:rPr>
        <w:t>3.4.4 What the evaluated controllers capture</w:t>
      </w:r>
    </w:p>
    <w:p>
      <w:r>
        <w:t>Across the 48 evaluated campaigns the clairvoyant ceiling averages 0.8203 while the deployable static reference reaches 0.6894, so the headroom available to any controller is 0.1309 resilience points.</w:t>
      </w:r>
    </w:p>
    <w:p>
      <w:r>
        <w:t>Table 4 reports where each controller sits inside that headroom.</w:t>
      </w:r>
    </w:p>
    <w:tbl>
      <w:tblPr>
        <w:tblStyle w:val="TableGrid"/>
        <w:tblW w:type="auto" w:w="0"/>
        <w:tblLook w:firstColumn="1" w:firstRow="1" w:lastColumn="0" w:lastRow="0" w:noHBand="0" w:noVBand="1" w:val="04A0"/>
      </w:tblPr>
      <w:tblGrid>
        <w:gridCol w:w="2351"/>
        <w:gridCol w:w="2351"/>
        <w:gridCol w:w="2351"/>
        <w:gridCol w:w="2351"/>
      </w:tblGrid>
      <w:tr>
        <w:trPr>
          <w:cantSplit/>
          <w:tblHeader w:val="true"/>
        </w:trPr>
        <w:tc>
          <w:tcPr>
            <w:tcW w:type="dxa" w:w="3312"/>
          </w:tcPr>
          <w:p>
            <w:r>
              <w:rPr>
                <w:b/>
                <w:sz w:val="18"/>
              </w:rPr>
              <w:t>Controller</w:t>
            </w:r>
          </w:p>
        </w:tc>
        <w:tc>
          <w:tcPr>
            <w:tcW w:type="dxa" w:w="1368"/>
          </w:tcPr>
          <w:p>
            <w:r>
              <w:rPr>
                <w:b/>
                <w:sz w:val="18"/>
              </w:rPr>
              <w:t>Mean ReT</w:t>
            </w:r>
          </w:p>
        </w:tc>
        <w:tc>
          <w:tcPr>
            <w:tcW w:type="dxa" w:w="2304"/>
          </w:tcPr>
          <w:p>
            <w:r>
              <w:rPr>
                <w:b/>
                <w:sz w:val="18"/>
              </w:rPr>
              <w:t>Capture (LCB95)</w:t>
            </w:r>
          </w:p>
        </w:tc>
        <w:tc>
          <w:tcPr>
            <w:tcW w:type="dxa" w:w="1512"/>
          </w:tcPr>
          <w:p>
            <w:r>
              <w:rPr>
                <w:b/>
                <w:sz w:val="18"/>
              </w:rPr>
              <w:t>Exact optima</w:t>
            </w:r>
          </w:p>
        </w:tc>
      </w:tr>
      <w:tr>
        <w:trPr>
          <w:cantSplit/>
        </w:trPr>
        <w:tc>
          <w:tcPr>
            <w:tcW w:type="dxa" w:w="3312"/>
          </w:tcPr>
          <w:p>
            <w:r>
              <w:rPr>
                <w:b w:val="0"/>
                <w:sz w:val="18"/>
              </w:rPr>
              <w:t>Clairvoyant ceiling (exact)</w:t>
            </w:r>
          </w:p>
        </w:tc>
        <w:tc>
          <w:tcPr>
            <w:tcW w:type="dxa" w:w="1368"/>
          </w:tcPr>
          <w:p>
            <w:r>
              <w:rPr>
                <w:b w:val="0"/>
                <w:sz w:val="18"/>
              </w:rPr>
              <w:t>0.8203</w:t>
            </w:r>
          </w:p>
        </w:tc>
        <w:tc>
          <w:tcPr>
            <w:tcW w:type="dxa" w:w="2304"/>
          </w:tcPr>
          <w:p>
            <w:r>
              <w:rPr>
                <w:b w:val="0"/>
                <w:sz w:val="18"/>
              </w:rPr>
              <w:t>1.000</w:t>
            </w:r>
          </w:p>
        </w:tc>
        <w:tc>
          <w:tcPr>
            <w:tcW w:type="dxa" w:w="1512"/>
          </w:tcPr>
          <w:p>
            <w:r>
              <w:rPr>
                <w:b w:val="0"/>
                <w:sz w:val="18"/>
              </w:rPr>
              <w:t>48 / 48</w:t>
            </w:r>
          </w:p>
        </w:tc>
      </w:tr>
      <w:tr>
        <w:trPr>
          <w:cantSplit/>
        </w:trPr>
        <w:tc>
          <w:tcPr>
            <w:tcW w:type="dxa" w:w="3312"/>
          </w:tcPr>
          <w:p>
            <w:r>
              <w:rPr>
                <w:b w:val="0"/>
                <w:sz w:val="18"/>
              </w:rPr>
              <w:t>Retained belief-MPC</w:t>
            </w:r>
          </w:p>
        </w:tc>
        <w:tc>
          <w:tcPr>
            <w:tcW w:type="dxa" w:w="1368"/>
          </w:tcPr>
          <w:p>
            <w:r>
              <w:rPr>
                <w:b w:val="0"/>
                <w:sz w:val="18"/>
              </w:rPr>
              <w:t>0.7990</w:t>
            </w:r>
          </w:p>
        </w:tc>
        <w:tc>
          <w:tcPr>
            <w:tcW w:type="dxa" w:w="2304"/>
          </w:tcPr>
          <w:p>
            <w:r>
              <w:rPr>
                <w:b w:val="0"/>
                <w:sz w:val="18"/>
              </w:rPr>
              <w:t>+0.838 (+0.707)</w:t>
            </w:r>
          </w:p>
        </w:tc>
        <w:tc>
          <w:tcPr>
            <w:tcW w:type="dxa" w:w="1512"/>
          </w:tcPr>
          <w:p>
            <w:r>
              <w:rPr>
                <w:b w:val="0"/>
                <w:sz w:val="18"/>
              </w:rPr>
              <w:t>42 / 48</w:t>
            </w:r>
          </w:p>
        </w:tc>
      </w:tr>
      <w:tr>
        <w:trPr>
          <w:cantSplit/>
        </w:trPr>
        <w:tc>
          <w:tcPr>
            <w:tcW w:type="dxa" w:w="3312"/>
          </w:tcPr>
          <w:p>
            <w:r>
              <w:rPr>
                <w:b w:val="0"/>
                <w:sz w:val="18"/>
              </w:rPr>
              <w:t>Service-aware variants (9)</w:t>
            </w:r>
          </w:p>
        </w:tc>
        <w:tc>
          <w:tcPr>
            <w:tcW w:type="dxa" w:w="1368"/>
          </w:tcPr>
          <w:p>
            <w:r>
              <w:rPr>
                <w:b w:val="0"/>
                <w:sz w:val="18"/>
              </w:rPr>
              <w:t>0.7948 - 0.7976</w:t>
            </w:r>
          </w:p>
        </w:tc>
        <w:tc>
          <w:tcPr>
            <w:tcW w:type="dxa" w:w="2304"/>
          </w:tcPr>
          <w:p>
            <w:r>
              <w:rPr>
                <w:b w:val="0"/>
                <w:sz w:val="18"/>
              </w:rPr>
              <w:t>+0.805 to +0.827</w:t>
            </w:r>
          </w:p>
        </w:tc>
        <w:tc>
          <w:tcPr>
            <w:tcW w:type="dxa" w:w="1512"/>
          </w:tcPr>
          <w:p>
            <w:r>
              <w:rPr>
                <w:b w:val="0"/>
                <w:sz w:val="18"/>
              </w:rPr>
              <w:t>39 - 41 / 48</w:t>
            </w:r>
          </w:p>
        </w:tc>
      </w:tr>
      <w:tr>
        <w:trPr>
          <w:cantSplit/>
        </w:trPr>
        <w:tc>
          <w:tcPr>
            <w:tcW w:type="dxa" w:w="3312"/>
          </w:tcPr>
          <w:p>
            <w:r>
              <w:rPr>
                <w:b w:val="0"/>
                <w:sz w:val="18"/>
              </w:rPr>
              <w:t>Hindsight static (adversarial)</w:t>
            </w:r>
          </w:p>
        </w:tc>
        <w:tc>
          <w:tcPr>
            <w:tcW w:type="dxa" w:w="1368"/>
          </w:tcPr>
          <w:p>
            <w:r>
              <w:rPr>
                <w:b w:val="0"/>
                <w:sz w:val="18"/>
              </w:rPr>
              <w:t>0.7376</w:t>
            </w:r>
          </w:p>
        </w:tc>
        <w:tc>
          <w:tcPr>
            <w:tcW w:type="dxa" w:w="2304"/>
          </w:tcPr>
          <w:p>
            <w:r>
              <w:rPr>
                <w:b w:val="0"/>
                <w:sz w:val="18"/>
              </w:rPr>
              <w:t>+0.368</w:t>
            </w:r>
          </w:p>
        </w:tc>
        <w:tc>
          <w:tcPr>
            <w:tcW w:type="dxa" w:w="1512"/>
          </w:tcPr>
          <w:p>
            <w:r>
              <w:rPr>
                <w:b w:val="0"/>
                <w:sz w:val="18"/>
              </w:rPr>
              <w:t>27 / 48</w:t>
            </w:r>
          </w:p>
        </w:tc>
      </w:tr>
      <w:tr>
        <w:trPr>
          <w:cantSplit/>
        </w:trPr>
        <w:tc>
          <w:tcPr>
            <w:tcW w:type="dxa" w:w="3312"/>
          </w:tcPr>
          <w:p>
            <w:r>
              <w:rPr>
                <w:b w:val="0"/>
                <w:sz w:val="18"/>
              </w:rPr>
              <w:t>Belief-reset MPC</w:t>
            </w:r>
          </w:p>
        </w:tc>
        <w:tc>
          <w:tcPr>
            <w:tcW w:type="dxa" w:w="1368"/>
          </w:tcPr>
          <w:p>
            <w:r>
              <w:rPr>
                <w:b w:val="0"/>
                <w:sz w:val="18"/>
              </w:rPr>
              <w:t>0.7293</w:t>
            </w:r>
          </w:p>
        </w:tc>
        <w:tc>
          <w:tcPr>
            <w:tcW w:type="dxa" w:w="2304"/>
          </w:tcPr>
          <w:p>
            <w:r>
              <w:rPr>
                <w:b w:val="0"/>
                <w:sz w:val="18"/>
              </w:rPr>
              <w:t>+0.305 (+0.209)</w:t>
            </w:r>
          </w:p>
        </w:tc>
        <w:tc>
          <w:tcPr>
            <w:tcW w:type="dxa" w:w="1512"/>
          </w:tcPr>
          <w:p>
            <w:r>
              <w:rPr>
                <w:b w:val="0"/>
                <w:sz w:val="18"/>
              </w:rPr>
              <w:t>0 / 48</w:t>
            </w:r>
          </w:p>
        </w:tc>
      </w:tr>
      <w:tr>
        <w:trPr>
          <w:cantSplit/>
        </w:trPr>
        <w:tc>
          <w:tcPr>
            <w:tcW w:type="dxa" w:w="3312"/>
          </w:tcPr>
          <w:p>
            <w:r>
              <w:rPr>
                <w:b w:val="0"/>
                <w:sz w:val="18"/>
              </w:rPr>
              <w:t>Deployable static (reference)</w:t>
            </w:r>
          </w:p>
        </w:tc>
        <w:tc>
          <w:tcPr>
            <w:tcW w:type="dxa" w:w="1368"/>
          </w:tcPr>
          <w:p>
            <w:r>
              <w:rPr>
                <w:b w:val="0"/>
                <w:sz w:val="18"/>
              </w:rPr>
              <w:t>0.6894</w:t>
            </w:r>
          </w:p>
        </w:tc>
        <w:tc>
          <w:tcPr>
            <w:tcW w:type="dxa" w:w="2304"/>
          </w:tcPr>
          <w:p>
            <w:r>
              <w:rPr>
                <w:b w:val="0"/>
                <w:sz w:val="18"/>
              </w:rPr>
              <w:t>0.000</w:t>
            </w:r>
          </w:p>
        </w:tc>
        <w:tc>
          <w:tcPr>
            <w:tcW w:type="dxa" w:w="1512"/>
          </w:tcPr>
          <w:p>
            <w:r>
              <w:rPr>
                <w:b w:val="0"/>
                <w:sz w:val="18"/>
              </w:rPr>
              <w:t>0 / 48</w:t>
            </w:r>
          </w:p>
        </w:tc>
      </w:tr>
      <w:tr>
        <w:trPr>
          <w:cantSplit/>
        </w:trPr>
        <w:tc>
          <w:tcPr>
            <w:tcW w:type="dxa" w:w="3312"/>
          </w:tcPr>
          <w:p>
            <w:r>
              <w:rPr>
                <w:b w:val="0"/>
                <w:sz w:val="18"/>
              </w:rPr>
              <w:t>Constant allocation</w:t>
            </w:r>
          </w:p>
        </w:tc>
        <w:tc>
          <w:tcPr>
            <w:tcW w:type="dxa" w:w="1368"/>
          </w:tcPr>
          <w:p>
            <w:r>
              <w:rPr>
                <w:b w:val="0"/>
                <w:sz w:val="18"/>
              </w:rPr>
              <w:t>0.6584</w:t>
            </w:r>
          </w:p>
        </w:tc>
        <w:tc>
          <w:tcPr>
            <w:tcW w:type="dxa" w:w="2304"/>
          </w:tcPr>
          <w:p>
            <w:r>
              <w:rPr>
                <w:b w:val="0"/>
                <w:sz w:val="18"/>
              </w:rPr>
              <w:t>-0.237</w:t>
            </w:r>
          </w:p>
        </w:tc>
        <w:tc>
          <w:tcPr>
            <w:tcW w:type="dxa" w:w="1512"/>
          </w:tcPr>
          <w:p>
            <w:r>
              <w:rPr>
                <w:b w:val="0"/>
                <w:sz w:val="18"/>
              </w:rPr>
              <w:t>0 / 48</w:t>
            </w:r>
          </w:p>
        </w:tc>
      </w:tr>
    </w:tbl>
    <w:p>
      <w:pPr>
        <w:jc w:val="center"/>
      </w:pPr>
      <w:r>
        <w:rPr>
          <w:i/>
        </w:rPr>
        <w:t>Table 4. Fraction of the exact clairvoyant headroom captured by each controller, measured against the deployable static calendar selected outside the evaluation campaigns. The hindsight static row is the strongest fixed plan selectable with full knowledge of those campaigns and is shown as an adversarial reference only.</w:t>
      </w:r>
    </w:p>
    <w:p>
      <w:r>
        <w:t>The retained belief-MPC captures 84% of the clairvoyant headroom with a lower bound of +0.707, and it selects the exactly optimal calendar in 42 of 48 campaigns.</w:t>
      </w:r>
    </w:p>
    <w:p>
      <w:r>
        <w:t>The comparison with the belief-reset controller isolates the mechanism, since the two share the same forecasting machinery, the same horizon and the same action contract and differ only in whether knowledge is carried across successive campaigns.</w:t>
      </w:r>
    </w:p>
    <w:p>
      <w:r>
        <w:t>Reactivity alone is genuinely valuable but bounded: the reset controller captures +0.305 of the same headroom, so carrying knowledge across campaigns multiplies what feedback achieves by a factor of about 2.7.</w:t>
      </w:r>
    </w:p>
    <w:p>
      <w:r>
        <w:t>The two arms also differ categorically rather than only in degree, because the reset arm reaches the exactly optimal calendar in none of the 48 campaigns against 42 for the retained arm.</w:t>
      </w:r>
    </w:p>
    <w:p>
      <w:r>
        <w:t>This is evidence of structured retained information, not yet evidence of trained cross-campaign learning.</w:t>
      </w:r>
    </w:p>
    <w:p>
      <w:r>
        <w:t>It operationalizes the path-dependency mechanism stated in Section 3.1 against an exact ceiling instead of against a chosen competitor.</w:t>
      </w:r>
    </w:p>
    <w:p>
      <w:r>
        <w:t>It is also worth noting that the adversarial hindsight plan captures only +0.368, well below the retained controller, so the advantage of state-dependent decision-making is not reproducible by any fixed plan even one chosen with full knowledge of the campaigns it will face.</w:t>
      </w:r>
    </w:p>
    <w:p>
      <w:r>
        <w:t>Finally, the service-aware variants of Section 3.3 select a different calendar from the retained controller in many campaigns, yet in 16 to 45 of those cases the resilience value is identical to machine precision.</w:t>
      </w:r>
    </w:p>
    <w:p>
      <w:r>
        <w:t>The resilience objective cannot discriminate among those calendars, and only the service ledger can, which explains mechanically why service-oriented variants alter the service statistics without altering resilience.</w:t>
      </w:r>
    </w:p>
    <w:p>
      <w:r>
        <w:rPr>
          <w:b/>
          <w:i/>
        </w:rPr>
        <w:t>3.4.5 The learning curve</w:t>
      </w:r>
    </w:p>
    <w:p>
      <w:r>
        <w:t>Because the ceiling is fixed and exact, the same metric can be evaluated repeatedly during training, which turns it into a learning curve rather than a single score.</w:t>
      </w:r>
    </w:p>
    <w:p>
      <w:r>
        <w:t>Learners are trained on campaigns generated from a disjoint history-root block (7650001-7650040), built through the identical construction path as the evaluation campaigns so that the two distributions match.</w:t>
      </w:r>
    </w:p>
    <w:p>
      <w:r>
        <w:t>Every 3,000 environment timesteps the deterministic policy is rolled out on the 48 evaluation campaigns and graded by lookup, and the learner is rewarded on the same resilience scalar the ceiling and the model-predictive controllers are graded on.</w:t>
      </w:r>
    </w:p>
    <w:p>
      <w:r>
        <w:t>Figure M5 reports both panels: the position of each controller inside the headroom, and the capture ratio as a function of training experience.</w:t>
      </w:r>
    </w:p>
    <w:p>
      <w:pPr>
        <w:jc w:val="center"/>
      </w:pPr>
      <w:r>
        <w:drawing>
          <wp:inline xmlns:a="http://schemas.openxmlformats.org/drawingml/2006/main" xmlns:pic="http://schemas.openxmlformats.org/drawingml/2006/picture">
            <wp:extent cx="5760720" cy="2299190"/>
            <wp:docPr id="902048330" name="Picture 902048330"/>
            <wp:cNvGraphicFramePr>
              <a:graphicFrameLocks noChangeAspect="1"/>
            </wp:cNvGraphicFramePr>
            <a:graphic>
              <a:graphicData uri="http://schemas.openxmlformats.org/drawingml/2006/picture">
                <pic:pic>
                  <pic:nvPicPr>
                    <pic:cNvPr id="0" name="fig7_oracle_metric.png"/>
                    <pic:cNvPicPr/>
                  </pic:nvPicPr>
                  <pic:blipFill>
                    <a:blip r:embed="rId27"/>
                    <a:stretch>
                      <a:fillRect/>
                    </a:stretch>
                  </pic:blipFill>
                  <pic:spPr>
                    <a:xfrm>
                      <a:off x="0" y="0"/>
                      <a:ext cx="5760720" cy="2299190"/>
                    </a:xfrm>
                    <a:prstGeom prst="rect"/>
                  </pic:spPr>
                </pic:pic>
              </a:graphicData>
            </a:graphic>
          </wp:inline>
        </w:drawing>
      </w:r>
    </w:p>
    <w:p>
      <w:pPr>
        <w:jc w:val="center"/>
      </w:pPr>
      <w:r>
        <w:rPr>
          <w:i/>
        </w:rPr>
        <w:t>Figure M5. (a) Distance to the exact clairvoyant ceiling for every evaluated controller. (b) Capture ratio against training experience for two learner architectures, five seeds each, with the historical hindsight static bar at zero and the clairvoyant ceiling at one. Panel (b) is a pilot: the learners hold no cross-campaign retention rights, so the model-predictive reference lines are shown for scale and not as a matched comparison.</w:t>
      </w:r>
    </w:p>
    <w:p>
      <w:r>
        <w:t>Both architectures learn in the sense the metric was designed to detect: the feed-forward learner improves from -1.30 to -0.47 within 15,000 timesteps, and the number of distinct calendars it produces across the evaluation campaigns rises from eight to roughly twenty, indicating that it conditions its allocation on the observed state instead of settling on a constant plan.</w:t>
      </w:r>
    </w:p>
    <w:p>
      <w:r>
        <w:t>The recurrent learner improves later and less, from -1.96 to -1.19 at 48,000 timesteps.</w:t>
      </w:r>
    </w:p>
    <w:p>
      <w:r>
        <w:t>Neither architecture reaches the static reference: 0 of 10 seeds finish above zero.</w:t>
      </w:r>
    </w:p>
    <w:p>
      <w:r>
        <w:t>Three limitations are stated explicitly, because the comparison is easy to over-read.</w:t>
      </w:r>
    </w:p>
    <w:p>
      <w:r>
        <w:t>First, and most important, the neural pilot and the model-predictive controllers do not hold the same information rights.</w:t>
      </w:r>
    </w:p>
    <w:p>
      <w:r>
        <w:t>The retained controller is initialized in each campaign with the posterior carried over from the preceding campaigns of its history, whereas the learner receives no carried prior and its recurrent state is reset at every campaign boundary, so the learner is structurally incapable of the cross-campaign accumulation that produces the retained controller's advantage.</w:t>
      </w:r>
    </w:p>
    <w:p>
      <w:r>
        <w:t>The pilot therefore answers whether a learner improves against its own initialization within campaigns, and it does not yet answer whether a learner granted the same memory could match or exceed the retained controller.</w:t>
      </w:r>
    </w:p>
    <w:p>
      <w:r>
        <w:t>That question is governed by a separately frozen matched-rights design with twelve campaigns per metaepisode, complete physical resets, and the same frozen recurrent checkpoint evaluated with retained versus reset hidden state.</w:t>
      </w:r>
    </w:p>
    <w:p>
      <w:r>
        <w:t>Second, the learners use library-default hyperparameters at a deliberately modest budget, so the curves measure these particular runs and do not constitute a tuned ranking of feed-forward against recurrent architectures.</w:t>
      </w:r>
    </w:p>
    <w:p>
      <w:r>
        <w:t>Third, the exhaustive enumeration of the finer per-batch action space reported in Section 4 bounds every policy on the evaluated campaigns within that action space and at the preregistered decision threshold, which is a statement about this decision problem rather than about learning methods in general.</w:t>
      </w:r>
    </w:p>
    <w:p w14:paraId="24B9A7AF" w14:textId="3CFEC57D" w:rsidR="00CD2B84" w:rsidRDefault="00CD2B84" w:rsidP="008B6DDB">
      <w:pPr>
        <w:spacing w:before="0" w:after="0" w:line="240" w:lineRule="auto"/>
        <w:rPr>
          <w:rFonts w:ascii="Times New Roman" w:hAnsi="Times New Roman"/>
          <w:b/>
          <w:bCs/>
          <w:sz w:val="26"/>
          <w:szCs w:val="26"/>
        </w:rPr>
      </w:pPr>
      <w:r>
        <w:rPr>
          <w:rFonts w:ascii="Times New Roman" w:hAnsi="Times New Roman"/>
          <w:b/>
          <w:bCs/>
          <w:sz w:val="26"/>
          <w:szCs w:val="26"/>
        </w:rPr>
        <w:t>Distributional K</w:t>
      </w:r>
      <w:r w:rsidR="00A4451C">
        <w:rPr>
          <w:rFonts w:ascii="Times New Roman" w:hAnsi="Times New Roman"/>
          <w:b/>
          <w:bCs/>
          <w:sz w:val="26"/>
          <w:szCs w:val="26"/>
        </w:rPr>
        <w:t>olmogoro</w:t>
      </w:r>
      <w:r>
        <w:rPr>
          <w:rFonts w:ascii="Times New Roman" w:hAnsi="Times New Roman"/>
          <w:b/>
          <w:bCs/>
          <w:sz w:val="26"/>
          <w:szCs w:val="26"/>
        </w:rPr>
        <w:t>v Arnold Model</w:t>
      </w:r>
    </w:p>
    <w:p w14:paraId="27CE15C7" w14:textId="1E395DB7" w:rsidR="0077532D" w:rsidRDefault="005B3FE3" w:rsidP="005224EE">
      <w:pPr>
        <w:spacing w:before="0" w:after="0" w:line="240" w:lineRule="auto"/>
        <w:jc w:val="left"/>
        <w:rPr>
          <w:rFonts w:ascii="Times New Roman" w:hAnsi="Times New Roman"/>
          <w:sz w:val="26"/>
          <w:szCs w:val="26"/>
        </w:rPr>
      </w:pPr>
      <w:r>
        <w:rPr>
          <w:rFonts w:ascii="Times New Roman" w:hAnsi="Times New Roman"/>
          <w:sz w:val="26"/>
          <w:szCs w:val="26"/>
        </w:rPr>
        <w:t xml:space="preserve">The distributional </w:t>
      </w:r>
      <w:r w:rsidR="00F83BAE">
        <w:rPr>
          <w:rFonts w:ascii="Times New Roman" w:hAnsi="Times New Roman"/>
          <w:sz w:val="26"/>
          <w:szCs w:val="26"/>
        </w:rPr>
        <w:t>Kolmogorov-</w:t>
      </w:r>
      <w:r>
        <w:rPr>
          <w:rFonts w:ascii="Times New Roman" w:hAnsi="Times New Roman"/>
          <w:sz w:val="26"/>
          <w:szCs w:val="26"/>
        </w:rPr>
        <w:t xml:space="preserve">Arnold model or </w:t>
      </w:r>
      <w:r w:rsidR="008D6371">
        <w:rPr>
          <w:rFonts w:ascii="Times New Roman" w:hAnsi="Times New Roman"/>
          <w:sz w:val="26"/>
          <w:szCs w:val="26"/>
        </w:rPr>
        <w:t>DKA</w:t>
      </w:r>
      <w:r w:rsidR="008279C0">
        <w:rPr>
          <w:rFonts w:ascii="Times New Roman" w:hAnsi="Times New Roman"/>
          <w:sz w:val="26"/>
          <w:szCs w:val="26"/>
        </w:rPr>
        <w:t xml:space="preserve"> is a</w:t>
      </w:r>
      <w:r w:rsidR="00DD2F7B">
        <w:rPr>
          <w:rFonts w:ascii="Times New Roman" w:hAnsi="Times New Roman"/>
          <w:sz w:val="26"/>
          <w:szCs w:val="26"/>
        </w:rPr>
        <w:t xml:space="preserve"> </w:t>
      </w:r>
      <w:r w:rsidR="00197CF2">
        <w:rPr>
          <w:rFonts w:ascii="Times New Roman" w:hAnsi="Times New Roman"/>
          <w:sz w:val="26"/>
          <w:szCs w:val="26"/>
        </w:rPr>
        <w:t>machine learning</w:t>
      </w:r>
      <w:r w:rsidR="00CE1D16">
        <w:rPr>
          <w:rFonts w:ascii="Times New Roman" w:hAnsi="Times New Roman"/>
          <w:sz w:val="26"/>
          <w:szCs w:val="26"/>
        </w:rPr>
        <w:t xml:space="preserve"> based framework</w:t>
      </w:r>
      <w:r w:rsidR="005679E7">
        <w:rPr>
          <w:rFonts w:ascii="Times New Roman" w:hAnsi="Times New Roman"/>
          <w:sz w:val="26"/>
          <w:szCs w:val="26"/>
        </w:rPr>
        <w:t xml:space="preserve"> </w:t>
      </w:r>
      <w:r w:rsidR="00A24066">
        <w:rPr>
          <w:rFonts w:ascii="Times New Roman" w:hAnsi="Times New Roman"/>
          <w:sz w:val="26"/>
          <w:szCs w:val="26"/>
        </w:rPr>
        <w:t>that</w:t>
      </w:r>
      <w:r w:rsidR="005679E7">
        <w:rPr>
          <w:rFonts w:ascii="Times New Roman" w:hAnsi="Times New Roman"/>
          <w:sz w:val="26"/>
          <w:szCs w:val="26"/>
        </w:rPr>
        <w:t>, when operationalized</w:t>
      </w:r>
      <w:r w:rsidR="00BC391C">
        <w:rPr>
          <w:rFonts w:ascii="Times New Roman" w:hAnsi="Times New Roman"/>
          <w:sz w:val="26"/>
          <w:szCs w:val="26"/>
        </w:rPr>
        <w:t xml:space="preserve"> </w:t>
      </w:r>
      <w:r w:rsidR="00863B99">
        <w:rPr>
          <w:rFonts w:ascii="Times New Roman" w:hAnsi="Times New Roman"/>
          <w:sz w:val="26"/>
          <w:szCs w:val="26"/>
        </w:rPr>
        <w:t>through</w:t>
      </w:r>
      <w:r w:rsidR="00BC391C">
        <w:rPr>
          <w:rFonts w:ascii="Times New Roman" w:hAnsi="Times New Roman"/>
          <w:sz w:val="26"/>
          <w:szCs w:val="26"/>
        </w:rPr>
        <w:t xml:space="preserve"> reinforcement learning, </w:t>
      </w:r>
      <w:r w:rsidR="00123B60">
        <w:rPr>
          <w:rFonts w:ascii="Times New Roman" w:hAnsi="Times New Roman"/>
          <w:sz w:val="26"/>
          <w:szCs w:val="26"/>
        </w:rPr>
        <w:t>enables</w:t>
      </w:r>
      <w:r w:rsidR="00BC391C">
        <w:rPr>
          <w:rFonts w:ascii="Times New Roman" w:hAnsi="Times New Roman"/>
          <w:sz w:val="26"/>
          <w:szCs w:val="26"/>
        </w:rPr>
        <w:t xml:space="preserve"> </w:t>
      </w:r>
      <w:r w:rsidR="0094390C">
        <w:rPr>
          <w:rFonts w:ascii="Times New Roman" w:hAnsi="Times New Roman"/>
          <w:sz w:val="26"/>
          <w:szCs w:val="26"/>
        </w:rPr>
        <w:t xml:space="preserve">episodic learning within the </w:t>
      </w:r>
      <w:r w:rsidR="006644B7">
        <w:rPr>
          <w:rFonts w:ascii="Times New Roman" w:hAnsi="Times New Roman"/>
          <w:sz w:val="26"/>
          <w:szCs w:val="26"/>
        </w:rPr>
        <w:t>DCA</w:t>
      </w:r>
      <w:r w:rsidR="00E914C2">
        <w:rPr>
          <w:rFonts w:ascii="Times New Roman" w:hAnsi="Times New Roman"/>
          <w:sz w:val="26"/>
          <w:szCs w:val="26"/>
        </w:rPr>
        <w:t xml:space="preserve"> simulation environment</w:t>
      </w:r>
      <w:r w:rsidR="00A622C8">
        <w:rPr>
          <w:rFonts w:ascii="Times New Roman" w:hAnsi="Times New Roman"/>
          <w:sz w:val="26"/>
          <w:szCs w:val="26"/>
        </w:rPr>
        <w:t>.</w:t>
      </w:r>
    </w:p>
    <w:p w14:paraId="782C5A88" w14:textId="55F1C639" w:rsidR="0033006D" w:rsidRDefault="009944FE" w:rsidP="005224EE">
      <w:pPr>
        <w:spacing w:before="0" w:after="0" w:line="240" w:lineRule="auto"/>
        <w:jc w:val="left"/>
        <w:rPr>
          <w:rFonts w:ascii="Times New Roman" w:hAnsi="Times New Roman"/>
          <w:sz w:val="26"/>
          <w:szCs w:val="26"/>
        </w:rPr>
      </w:pPr>
      <w:r>
        <w:rPr>
          <w:rFonts w:ascii="Times New Roman" w:hAnsi="Times New Roman"/>
          <w:noProof/>
          <w:sz w:val="26"/>
          <w:szCs w:val="26"/>
        </w:rPr>
        <w:lastRenderedPageBreak/>
        <w:drawing>
          <wp:inline distT="0" distB="0" distL="0" distR="0" wp14:anchorId="374E528C" wp14:editId="2846D7EC">
            <wp:extent cx="5972810" cy="1685925"/>
            <wp:effectExtent l="0" t="0" r="8890" b="9525"/>
            <wp:docPr id="90204832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48325"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72810" cy="1685925"/>
                    </a:xfrm>
                    <a:prstGeom prst="rect">
                      <a:avLst/>
                    </a:prstGeom>
                  </pic:spPr>
                </pic:pic>
              </a:graphicData>
            </a:graphic>
          </wp:inline>
        </w:drawing>
      </w:r>
    </w:p>
    <w:p w14:paraId="2ADF3BF2" w14:textId="43698E32" w:rsidR="00BE08FC" w:rsidRDefault="003C7E9B" w:rsidP="005224EE">
      <w:pPr>
        <w:spacing w:before="0" w:after="0" w:line="240" w:lineRule="auto"/>
        <w:jc w:val="left"/>
        <w:rPr>
          <w:rFonts w:ascii="Times New Roman" w:hAnsi="Times New Roman"/>
          <w:sz w:val="26"/>
          <w:szCs w:val="26"/>
        </w:rPr>
      </w:pPr>
      <w:r w:rsidRPr="003C7E9B">
        <w:rPr>
          <w:rFonts w:ascii="Times New Roman" w:hAnsi="Times New Roman"/>
          <w:sz w:val="26"/>
          <w:szCs w:val="26"/>
        </w:rPr>
        <w:t>D</w:t>
      </w:r>
      <w:r w:rsidR="00DC4CB8">
        <w:rPr>
          <w:rFonts w:ascii="Times New Roman" w:hAnsi="Times New Roman"/>
          <w:sz w:val="26"/>
          <w:szCs w:val="26"/>
        </w:rPr>
        <w:t>KA</w:t>
      </w:r>
      <w:r w:rsidRPr="003C7E9B">
        <w:rPr>
          <w:rFonts w:ascii="Times New Roman" w:hAnsi="Times New Roman"/>
          <w:sz w:val="26"/>
          <w:szCs w:val="26"/>
        </w:rPr>
        <w:t xml:space="preserve"> is composed of two primary modules</w:t>
      </w:r>
      <w:r w:rsidR="00BE08FC">
        <w:rPr>
          <w:rFonts w:ascii="Times New Roman" w:hAnsi="Times New Roman"/>
          <w:sz w:val="26"/>
          <w:szCs w:val="26"/>
        </w:rPr>
        <w:t>:</w:t>
      </w:r>
      <w:r w:rsidR="006B02CA">
        <w:rPr>
          <w:rFonts w:ascii="Times New Roman" w:hAnsi="Times New Roman"/>
          <w:sz w:val="26"/>
          <w:szCs w:val="26"/>
        </w:rPr>
        <w:t xml:space="preserve"> </w:t>
      </w:r>
      <w:r w:rsidR="00BE08FC">
        <w:rPr>
          <w:rFonts w:ascii="Times New Roman" w:hAnsi="Times New Roman"/>
          <w:sz w:val="26"/>
          <w:szCs w:val="26"/>
        </w:rPr>
        <w:t>a</w:t>
      </w:r>
      <w:r w:rsidR="00A7514D">
        <w:rPr>
          <w:rFonts w:ascii="Times New Roman" w:hAnsi="Times New Roman"/>
          <w:sz w:val="26"/>
          <w:szCs w:val="26"/>
        </w:rPr>
        <w:t xml:space="preserve"> pre-processing block</w:t>
      </w:r>
      <w:r w:rsidR="003B053A">
        <w:rPr>
          <w:rFonts w:ascii="Times New Roman" w:hAnsi="Times New Roman"/>
          <w:sz w:val="26"/>
          <w:szCs w:val="26"/>
        </w:rPr>
        <w:t xml:space="preserve"> and </w:t>
      </w:r>
      <w:r w:rsidR="00BE08FC">
        <w:rPr>
          <w:rFonts w:ascii="Times New Roman" w:hAnsi="Times New Roman"/>
          <w:sz w:val="26"/>
          <w:szCs w:val="26"/>
        </w:rPr>
        <w:t xml:space="preserve">a </w:t>
      </w:r>
      <w:r w:rsidR="00931A1B">
        <w:rPr>
          <w:rFonts w:ascii="Times New Roman" w:hAnsi="Times New Roman"/>
          <w:sz w:val="26"/>
          <w:szCs w:val="26"/>
        </w:rPr>
        <w:t xml:space="preserve">distributional Kolmogorov Arnold </w:t>
      </w:r>
      <w:r w:rsidR="007122D1">
        <w:rPr>
          <w:rFonts w:ascii="Times New Roman" w:hAnsi="Times New Roman"/>
          <w:sz w:val="26"/>
          <w:szCs w:val="26"/>
        </w:rPr>
        <w:t>with attention block</w:t>
      </w:r>
      <w:r w:rsidR="002375C1">
        <w:rPr>
          <w:rFonts w:ascii="Times New Roman" w:hAnsi="Times New Roman"/>
          <w:sz w:val="26"/>
          <w:szCs w:val="26"/>
        </w:rPr>
        <w:t xml:space="preserve"> </w:t>
      </w:r>
      <w:r w:rsidR="00BE08FC">
        <w:rPr>
          <w:rFonts w:ascii="Times New Roman" w:hAnsi="Times New Roman"/>
          <w:sz w:val="26"/>
          <w:szCs w:val="26"/>
        </w:rPr>
        <w:t>(DKANA).</w:t>
      </w:r>
    </w:p>
    <w:p w14:paraId="59ED654F" w14:textId="19C8B236" w:rsidR="00232753" w:rsidRDefault="0046517D" w:rsidP="005224EE">
      <w:pPr>
        <w:spacing w:before="0" w:after="0" w:line="240" w:lineRule="auto"/>
        <w:jc w:val="left"/>
        <w:rPr>
          <w:rFonts w:ascii="Times New Roman" w:hAnsi="Times New Roman"/>
          <w:sz w:val="26"/>
          <w:szCs w:val="26"/>
        </w:rPr>
      </w:pPr>
      <w:r>
        <w:rPr>
          <w:rFonts w:ascii="Times New Roman" w:hAnsi="Times New Roman"/>
          <w:sz w:val="26"/>
          <w:szCs w:val="26"/>
        </w:rPr>
        <w:t>T</w:t>
      </w:r>
      <w:r w:rsidR="00DF4BAE">
        <w:rPr>
          <w:rFonts w:ascii="Times New Roman" w:hAnsi="Times New Roman"/>
          <w:sz w:val="26"/>
          <w:szCs w:val="26"/>
        </w:rPr>
        <w:t>he Pre processing block</w:t>
      </w:r>
      <w:r w:rsidR="00880483">
        <w:rPr>
          <w:rFonts w:ascii="Times New Roman" w:hAnsi="Times New Roman"/>
          <w:sz w:val="26"/>
          <w:szCs w:val="26"/>
        </w:rPr>
        <w:t xml:space="preserve"> contains</w:t>
      </w:r>
      <w:r w:rsidR="005930D6">
        <w:rPr>
          <w:rFonts w:ascii="Times New Roman" w:hAnsi="Times New Roman"/>
          <w:sz w:val="26"/>
          <w:szCs w:val="26"/>
        </w:rPr>
        <w:t xml:space="preserve"> the Enumeration component </w:t>
      </w:r>
      <w:r w:rsidR="00880483">
        <w:rPr>
          <w:rFonts w:ascii="Times New Roman" w:hAnsi="Times New Roman"/>
          <w:sz w:val="26"/>
          <w:szCs w:val="26"/>
        </w:rPr>
        <w:t>(EC)</w:t>
      </w:r>
      <w:r w:rsidR="000F2922">
        <w:rPr>
          <w:rFonts w:ascii="Times New Roman" w:hAnsi="Times New Roman"/>
          <w:sz w:val="26"/>
          <w:szCs w:val="26"/>
        </w:rPr>
        <w:t>,</w:t>
      </w:r>
      <w:r w:rsidR="00896495">
        <w:rPr>
          <w:rFonts w:ascii="Times New Roman" w:hAnsi="Times New Roman"/>
          <w:sz w:val="26"/>
          <w:szCs w:val="26"/>
        </w:rPr>
        <w:t xml:space="preserve"> and the matricial representation component or MRC</w:t>
      </w:r>
      <w:r w:rsidR="00232753">
        <w:rPr>
          <w:rFonts w:ascii="Times New Roman" w:hAnsi="Times New Roman"/>
          <w:sz w:val="26"/>
          <w:szCs w:val="26"/>
        </w:rPr>
        <w:t>.</w:t>
      </w:r>
    </w:p>
    <w:p w14:paraId="08F5E177" w14:textId="6D626693" w:rsidR="0041724B" w:rsidRDefault="00BF47A0" w:rsidP="005224EE">
      <w:pPr>
        <w:spacing w:before="0" w:after="0" w:line="240" w:lineRule="auto"/>
        <w:jc w:val="left"/>
        <w:rPr>
          <w:rFonts w:ascii="Times New Roman" w:hAnsi="Times New Roman"/>
          <w:sz w:val="26"/>
          <w:szCs w:val="26"/>
        </w:rPr>
      </w:pPr>
      <w:r>
        <w:rPr>
          <w:rFonts w:ascii="Times New Roman" w:hAnsi="Times New Roman"/>
          <w:sz w:val="26"/>
          <w:szCs w:val="26"/>
        </w:rPr>
        <w:t xml:space="preserve"> </w:t>
      </w:r>
      <w:r w:rsidR="00232753">
        <w:rPr>
          <w:rFonts w:ascii="Times New Roman" w:hAnsi="Times New Roman"/>
          <w:sz w:val="26"/>
          <w:szCs w:val="26"/>
        </w:rPr>
        <w:t xml:space="preserve">EC, </w:t>
      </w:r>
      <w:r w:rsidR="00A00E8D">
        <w:rPr>
          <w:rFonts w:ascii="Times New Roman" w:hAnsi="Times New Roman"/>
          <w:sz w:val="26"/>
          <w:szCs w:val="26"/>
        </w:rPr>
        <w:t xml:space="preserve">receives </w:t>
      </w:r>
      <w:r w:rsidR="0054174C">
        <w:rPr>
          <w:rFonts w:ascii="Times New Roman" w:hAnsi="Times New Roman"/>
          <w:sz w:val="26"/>
          <w:szCs w:val="26"/>
        </w:rPr>
        <w:t>two external</w:t>
      </w:r>
      <w:r w:rsidR="00C46B50">
        <w:rPr>
          <w:rFonts w:ascii="Times New Roman" w:hAnsi="Times New Roman"/>
          <w:sz w:val="26"/>
          <w:szCs w:val="26"/>
        </w:rPr>
        <w:t xml:space="preserve"> </w:t>
      </w:r>
      <w:r w:rsidR="00757BC8">
        <w:rPr>
          <w:rFonts w:ascii="Times New Roman" w:hAnsi="Times New Roman"/>
          <w:sz w:val="26"/>
          <w:szCs w:val="26"/>
        </w:rPr>
        <w:t>input</w:t>
      </w:r>
      <w:r w:rsidR="0054174C">
        <w:rPr>
          <w:rFonts w:ascii="Times New Roman" w:hAnsi="Times New Roman"/>
          <w:sz w:val="26"/>
          <w:szCs w:val="26"/>
        </w:rPr>
        <w:t>s:</w:t>
      </w:r>
      <w:r w:rsidR="00262FD7">
        <w:rPr>
          <w:rFonts w:ascii="Times New Roman" w:hAnsi="Times New Roman"/>
          <w:sz w:val="26"/>
          <w:szCs w:val="26"/>
        </w:rPr>
        <w:t xml:space="preserve"> </w:t>
      </w:r>
      <w:r w:rsidR="00F03BAF">
        <w:rPr>
          <w:rFonts w:ascii="Times New Roman" w:hAnsi="Times New Roman"/>
          <w:sz w:val="26"/>
          <w:szCs w:val="26"/>
        </w:rPr>
        <w:t xml:space="preserve"> </w:t>
      </w:r>
      <w:r w:rsidR="007B4491">
        <w:rPr>
          <w:rFonts w:ascii="Times New Roman" w:hAnsi="Times New Roman"/>
          <w:sz w:val="26"/>
          <w:szCs w:val="26"/>
        </w:rPr>
        <w:t xml:space="preserve">a sequence of states drawn from the DCA environment </w:t>
      </w:r>
      <w:r w:rsidR="009C195B">
        <w:rPr>
          <w:rFonts w:ascii="Times New Roman" w:hAnsi="Times New Roman"/>
          <w:sz w:val="26"/>
          <w:szCs w:val="26"/>
        </w:rPr>
        <w:t>SMS</w:t>
      </w:r>
      <w:r w:rsidR="00F27F70">
        <w:rPr>
          <w:rFonts w:ascii="Times New Roman" w:hAnsi="Times New Roman"/>
          <w:sz w:val="26"/>
          <w:szCs w:val="26"/>
        </w:rPr>
        <w:t>,</w:t>
      </w:r>
      <w:r w:rsidR="00E417ED">
        <w:rPr>
          <w:rFonts w:ascii="Times New Roman" w:hAnsi="Times New Roman"/>
          <w:sz w:val="26"/>
          <w:szCs w:val="26"/>
        </w:rPr>
        <w:t xml:space="preserve"> defined as </w:t>
      </w:r>
      <m:oMath>
        <m:r>
          <w:rPr>
            <w:rFonts w:ascii="Cambria Math" w:hAnsi="Cambria Math"/>
            <w:sz w:val="26"/>
            <w:szCs w:val="26"/>
          </w:rPr>
          <m:t>SMS=[</m:t>
        </m:r>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k+1</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k+2</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k+n</m:t>
            </m:r>
          </m:sub>
        </m:sSub>
        <m:r>
          <w:rPr>
            <w:rFonts w:ascii="Cambria Math" w:hAnsi="Cambria Math"/>
            <w:sz w:val="26"/>
            <w:szCs w:val="26"/>
          </w:rPr>
          <m:t>]</m:t>
        </m:r>
      </m:oMath>
      <w:r w:rsidR="001D197E">
        <w:rPr>
          <w:rFonts w:ascii="Times New Roman" w:hAnsi="Times New Roman"/>
          <w:sz w:val="26"/>
          <w:szCs w:val="26"/>
        </w:rPr>
        <w:t>,</w:t>
      </w:r>
      <w:r w:rsidR="00100CE0">
        <w:rPr>
          <w:rFonts w:ascii="Times New Roman" w:hAnsi="Times New Roman"/>
          <w:sz w:val="26"/>
          <w:szCs w:val="26"/>
        </w:rPr>
        <w:t xml:space="preserve"> and </w:t>
      </w:r>
      <w:r w:rsidR="00BC4EEE">
        <w:rPr>
          <w:rFonts w:ascii="Times New Roman" w:hAnsi="Times New Roman"/>
          <w:sz w:val="26"/>
          <w:szCs w:val="26"/>
        </w:rPr>
        <w:t xml:space="preserve">a sequence of decision variables </w:t>
      </w:r>
      <w:r w:rsidR="00353147">
        <w:rPr>
          <w:rFonts w:ascii="Times New Roman" w:hAnsi="Times New Roman"/>
          <w:sz w:val="26"/>
          <w:szCs w:val="26"/>
        </w:rPr>
        <w:t>X</w:t>
      </w:r>
      <w:r w:rsidR="00B3688D">
        <w:rPr>
          <w:rFonts w:ascii="Times New Roman" w:hAnsi="Times New Roman"/>
          <w:sz w:val="26"/>
          <w:szCs w:val="26"/>
        </w:rPr>
        <w:t xml:space="preserve">, </w:t>
      </w:r>
      <w:r w:rsidR="001A1DB2">
        <w:rPr>
          <w:rFonts w:ascii="Times New Roman" w:hAnsi="Times New Roman"/>
          <w:sz w:val="26"/>
          <w:szCs w:val="26"/>
        </w:rPr>
        <w:t xml:space="preserve">defined as </w:t>
      </w:r>
      <w:r w:rsidR="00B3688D">
        <w:rPr>
          <w:rFonts w:ascii="Times New Roman" w:hAnsi="Times New Roman"/>
          <w:sz w:val="26"/>
          <w:szCs w:val="26"/>
        </w:rPr>
        <w:t xml:space="preserve"> </w:t>
      </w:r>
      <m:oMath>
        <m:r>
          <w:rPr>
            <w:rFonts w:ascii="Cambria Math" w:hAnsi="Cambria Math"/>
            <w:sz w:val="26"/>
            <w:szCs w:val="26"/>
          </w:rPr>
          <m:t>X=[</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1</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2</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j</m:t>
            </m:r>
          </m:sub>
        </m:sSub>
        <m:r>
          <w:rPr>
            <w:rFonts w:ascii="Cambria Math" w:hAnsi="Cambria Math"/>
            <w:sz w:val="26"/>
            <w:szCs w:val="26"/>
          </w:rPr>
          <m:t>]</m:t>
        </m:r>
      </m:oMath>
      <w:r w:rsidR="00581653">
        <w:rPr>
          <w:rFonts w:ascii="Times New Roman" w:hAnsi="Times New Roman"/>
          <w:sz w:val="26"/>
          <w:szCs w:val="26"/>
        </w:rPr>
        <w:t>,</w:t>
      </w:r>
      <w:r w:rsidR="00D4069A">
        <w:rPr>
          <w:rFonts w:ascii="Times New Roman" w:hAnsi="Times New Roman"/>
          <w:sz w:val="26"/>
          <w:szCs w:val="26"/>
        </w:rPr>
        <w:t xml:space="preserve"> where each</w:t>
      </w:r>
      <w:r w:rsidR="004A3AB2">
        <w:rPr>
          <w:rFonts w:ascii="Times New Roman" w:hAnsi="Times New Roman"/>
          <w:sz w:val="26"/>
          <w:szCs w:val="26"/>
        </w:rPr>
        <w:t xml:space="preserve"> </w:t>
      </w:r>
      <m:oMath>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i</m:t>
            </m:r>
          </m:sub>
        </m:sSub>
      </m:oMath>
      <w:r w:rsidR="00D4069A">
        <w:rPr>
          <w:rFonts w:ascii="Times New Roman" w:hAnsi="Times New Roman"/>
          <w:sz w:val="26"/>
          <w:szCs w:val="26"/>
        </w:rPr>
        <w:t xml:space="preserve"> represents</w:t>
      </w:r>
      <w:r w:rsidR="004A3AB2">
        <w:rPr>
          <w:rFonts w:ascii="Times New Roman" w:hAnsi="Times New Roman"/>
          <w:sz w:val="26"/>
          <w:szCs w:val="26"/>
        </w:rPr>
        <w:t xml:space="preserve"> a deci</w:t>
      </w:r>
      <w:r w:rsidR="00EF290A">
        <w:rPr>
          <w:rFonts w:ascii="Times New Roman" w:hAnsi="Times New Roman"/>
          <w:sz w:val="26"/>
          <w:szCs w:val="26"/>
        </w:rPr>
        <w:t xml:space="preserve">sion variable </w:t>
      </w:r>
      <w:r w:rsidR="00FA20E3">
        <w:rPr>
          <w:rFonts w:ascii="Times New Roman" w:hAnsi="Times New Roman"/>
          <w:sz w:val="26"/>
          <w:szCs w:val="26"/>
        </w:rPr>
        <w:t>of th</w:t>
      </w:r>
      <w:r w:rsidR="007D4DBB">
        <w:rPr>
          <w:rFonts w:ascii="Times New Roman" w:hAnsi="Times New Roman"/>
          <w:sz w:val="26"/>
          <w:szCs w:val="26"/>
        </w:rPr>
        <w:t xml:space="preserve">e  </w:t>
      </w:r>
      <w:r w:rsidR="00461A39">
        <w:rPr>
          <w:rFonts w:ascii="Times New Roman" w:hAnsi="Times New Roman"/>
          <w:sz w:val="26"/>
          <w:szCs w:val="26"/>
        </w:rPr>
        <w:t>supply chain</w:t>
      </w:r>
      <w:r w:rsidR="008A78E0">
        <w:rPr>
          <w:rFonts w:ascii="Times New Roman" w:hAnsi="Times New Roman"/>
          <w:sz w:val="26"/>
          <w:szCs w:val="26"/>
        </w:rPr>
        <w:t xml:space="preserve"> </w:t>
      </w:r>
      <w:r w:rsidR="00E57E77">
        <w:rPr>
          <w:rFonts w:ascii="Times New Roman" w:hAnsi="Times New Roman"/>
          <w:sz w:val="26"/>
          <w:szCs w:val="26"/>
        </w:rPr>
        <w:t xml:space="preserve">implemented </w:t>
      </w:r>
      <w:r w:rsidR="008A78E0">
        <w:rPr>
          <w:rFonts w:ascii="Times New Roman" w:hAnsi="Times New Roman"/>
          <w:sz w:val="26"/>
          <w:szCs w:val="26"/>
        </w:rPr>
        <w:t>within DCA</w:t>
      </w:r>
      <w:r w:rsidR="005565FD">
        <w:rPr>
          <w:rFonts w:ascii="Times New Roman" w:hAnsi="Times New Roman"/>
          <w:sz w:val="26"/>
          <w:szCs w:val="26"/>
        </w:rPr>
        <w:t>.</w:t>
      </w:r>
    </w:p>
    <w:p w14:paraId="4CB71AD4" w14:textId="77777777" w:rsidR="00900E38" w:rsidRPr="00937850" w:rsidRDefault="000A2318" w:rsidP="005224EE">
      <w:pPr>
        <w:spacing w:before="0" w:after="0" w:line="240" w:lineRule="auto"/>
        <w:jc w:val="left"/>
        <w:rPr>
          <w:rFonts w:ascii="Times New Roman" w:hAnsi="Times New Roman"/>
          <w:sz w:val="26"/>
          <w:szCs w:val="26"/>
          <w:u w:val="single"/>
        </w:rPr>
      </w:pPr>
      <w:r>
        <w:rPr>
          <w:rFonts w:ascii="Times New Roman" w:hAnsi="Times New Roman"/>
          <w:sz w:val="26"/>
          <w:szCs w:val="26"/>
        </w:rPr>
        <w:t>Using</w:t>
      </w:r>
      <w:r w:rsidR="002926CC">
        <w:rPr>
          <w:rFonts w:ascii="Times New Roman" w:hAnsi="Times New Roman"/>
          <w:sz w:val="26"/>
          <w:szCs w:val="26"/>
        </w:rPr>
        <w:t xml:space="preserve"> X and SMS</w:t>
      </w:r>
      <w:r>
        <w:rPr>
          <w:rFonts w:ascii="Times New Roman" w:hAnsi="Times New Roman"/>
          <w:sz w:val="26"/>
          <w:szCs w:val="26"/>
        </w:rPr>
        <w:t>,</w:t>
      </w:r>
      <w:r w:rsidR="00904998">
        <w:rPr>
          <w:rFonts w:ascii="Times New Roman" w:hAnsi="Times New Roman"/>
          <w:sz w:val="26"/>
          <w:szCs w:val="26"/>
        </w:rPr>
        <w:t xml:space="preserve"> the Enumeration component</w:t>
      </w:r>
      <w:r>
        <w:rPr>
          <w:rFonts w:ascii="Times New Roman" w:hAnsi="Times New Roman"/>
          <w:sz w:val="26"/>
          <w:szCs w:val="26"/>
        </w:rPr>
        <w:t xml:space="preserve"> </w:t>
      </w:r>
      <w:r w:rsidR="009F267E">
        <w:rPr>
          <w:rFonts w:ascii="Times New Roman" w:hAnsi="Times New Roman"/>
          <w:sz w:val="26"/>
          <w:szCs w:val="26"/>
        </w:rPr>
        <w:t>derives</w:t>
      </w:r>
      <w:r w:rsidR="00287F04">
        <w:rPr>
          <w:rFonts w:ascii="Times New Roman" w:hAnsi="Times New Roman"/>
          <w:sz w:val="26"/>
          <w:szCs w:val="26"/>
        </w:rPr>
        <w:t xml:space="preserve"> </w:t>
      </w:r>
      <w:r w:rsidR="00127395">
        <w:rPr>
          <w:rFonts w:ascii="Times New Roman" w:hAnsi="Times New Roman"/>
          <w:sz w:val="26"/>
          <w:szCs w:val="26"/>
        </w:rPr>
        <w:t xml:space="preserve">a set of </w:t>
      </w:r>
      <w:r w:rsidR="001F3E21">
        <w:rPr>
          <w:rFonts w:ascii="Times New Roman" w:hAnsi="Times New Roman"/>
          <w:sz w:val="26"/>
          <w:szCs w:val="26"/>
        </w:rPr>
        <w:t xml:space="preserve"> </w:t>
      </w:r>
      <w:r w:rsidR="00941A8E">
        <w:rPr>
          <w:rFonts w:ascii="Times New Roman" w:hAnsi="Times New Roman"/>
          <w:sz w:val="26"/>
          <w:szCs w:val="26"/>
        </w:rPr>
        <w:t xml:space="preserve">biyective </w:t>
      </w:r>
      <w:r w:rsidR="00842267">
        <w:rPr>
          <w:rFonts w:ascii="Times New Roman" w:hAnsi="Times New Roman"/>
          <w:sz w:val="26"/>
          <w:szCs w:val="26"/>
        </w:rPr>
        <w:t xml:space="preserve">indexing </w:t>
      </w:r>
      <w:r w:rsidR="00941A8E">
        <w:rPr>
          <w:rFonts w:ascii="Times New Roman" w:hAnsi="Times New Roman"/>
          <w:sz w:val="26"/>
          <w:szCs w:val="26"/>
        </w:rPr>
        <w:t>function</w:t>
      </w:r>
      <w:r w:rsidR="00842267">
        <w:rPr>
          <w:rFonts w:ascii="Times New Roman" w:hAnsi="Times New Roman"/>
          <w:sz w:val="26"/>
          <w:szCs w:val="26"/>
        </w:rPr>
        <w:t xml:space="preserve">s </w:t>
      </w:r>
      <w:r w:rsidR="009F267E">
        <w:rPr>
          <w:rFonts w:ascii="Times New Roman" w:hAnsi="Times New Roman"/>
          <w:sz w:val="26"/>
          <w:szCs w:val="26"/>
        </w:rPr>
        <w:t>F</w:t>
      </w:r>
      <w:r w:rsidR="0000033E">
        <w:rPr>
          <w:rFonts w:ascii="Times New Roman" w:hAnsi="Times New Roman"/>
          <w:sz w:val="26"/>
          <w:szCs w:val="26"/>
        </w:rPr>
        <w:t xml:space="preserve">, with </w:t>
      </w:r>
      <m:oMath>
        <m:r>
          <w:rPr>
            <w:rFonts w:ascii="Cambria Math" w:hAnsi="Cambria Math"/>
            <w:sz w:val="26"/>
            <w:szCs w:val="26"/>
          </w:rPr>
          <m:t>F={</m:t>
        </m:r>
        <m:sSub>
          <m:sSubPr>
            <m:ctrlPr>
              <w:rPr>
                <w:rFonts w:ascii="Cambria Math" w:hAnsi="Cambria Math"/>
                <w:i/>
                <w:sz w:val="26"/>
                <w:szCs w:val="26"/>
              </w:rPr>
            </m:ctrlPr>
          </m:sSubPr>
          <m:e>
            <m:r>
              <w:rPr>
                <w:rFonts w:ascii="Cambria Math" w:hAnsi="Cambria Math"/>
                <w:sz w:val="26"/>
                <w:szCs w:val="26"/>
              </w:rPr>
              <m:t>IDX</m:t>
            </m:r>
          </m:e>
          <m:sub>
            <m:r>
              <w:rPr>
                <w:rFonts w:ascii="Cambria Math" w:hAnsi="Cambria Math"/>
                <w:sz w:val="26"/>
                <w:szCs w:val="26"/>
              </w:rPr>
              <m:t>X</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IDX</m:t>
            </m:r>
          </m:e>
          <m:sub>
            <m:r>
              <m:rPr>
                <m:sty m:val="p"/>
              </m:rPr>
              <w:rPr>
                <w:rFonts w:ascii="Cambria Math" w:hAnsi="Cambria Math"/>
                <w:sz w:val="26"/>
                <w:szCs w:val="26"/>
              </w:rPr>
              <m:t>Ξ</m:t>
            </m:r>
          </m:sub>
        </m:sSub>
        <m:r>
          <w:rPr>
            <w:rFonts w:ascii="Cambria Math" w:hAnsi="Cambria Math"/>
            <w:sz w:val="26"/>
            <w:szCs w:val="26"/>
          </w:rPr>
          <m:t>}</m:t>
        </m:r>
      </m:oMath>
      <w:r w:rsidR="00D55D20">
        <w:rPr>
          <w:rFonts w:ascii="Times New Roman" w:hAnsi="Times New Roman"/>
          <w:sz w:val="26"/>
          <w:szCs w:val="26"/>
        </w:rPr>
        <w:t>.</w:t>
      </w:r>
      <w:r w:rsidR="00AB2C41">
        <w:rPr>
          <w:rFonts w:ascii="Times New Roman" w:hAnsi="Times New Roman"/>
          <w:sz w:val="26"/>
          <w:szCs w:val="26"/>
        </w:rPr>
        <w:t xml:space="preserve"> </w:t>
      </w:r>
    </w:p>
    <w:p w14:paraId="41FD952B" w14:textId="3DF1693C" w:rsidR="000D1697" w:rsidRDefault="009E124A" w:rsidP="005224EE">
      <w:pPr>
        <w:spacing w:before="0" w:after="0" w:line="240" w:lineRule="auto"/>
        <w:jc w:val="left"/>
        <w:rPr>
          <w:rFonts w:ascii="Times New Roman" w:hAnsi="Times New Roman"/>
          <w:sz w:val="26"/>
          <w:szCs w:val="26"/>
        </w:rPr>
      </w:pPr>
      <w:r>
        <w:rPr>
          <w:rFonts w:ascii="Times New Roman" w:hAnsi="Times New Roman"/>
          <w:sz w:val="26"/>
          <w:szCs w:val="26"/>
        </w:rPr>
        <w:t xml:space="preserve">The mapping </w:t>
      </w:r>
      <m:oMath>
        <m:sSub>
          <m:sSubPr>
            <m:ctrlPr>
              <w:rPr>
                <w:rFonts w:ascii="Cambria Math" w:hAnsi="Cambria Math"/>
                <w:i/>
                <w:sz w:val="26"/>
                <w:szCs w:val="26"/>
              </w:rPr>
            </m:ctrlPr>
          </m:sSubPr>
          <m:e>
            <m:r>
              <w:rPr>
                <w:rFonts w:ascii="Cambria Math" w:hAnsi="Cambria Math"/>
                <w:sz w:val="26"/>
                <w:szCs w:val="26"/>
              </w:rPr>
              <m:t>IDX</m:t>
            </m:r>
          </m:e>
          <m:sub>
            <m:r>
              <w:rPr>
                <w:rFonts w:ascii="Cambria Math" w:hAnsi="Cambria Math"/>
                <w:sz w:val="26"/>
                <w:szCs w:val="26"/>
              </w:rPr>
              <m:t>X</m:t>
            </m:r>
          </m:sub>
        </m:sSub>
      </m:oMath>
      <w:r w:rsidR="00F06F55">
        <w:rPr>
          <w:rFonts w:ascii="Times New Roman" w:hAnsi="Times New Roman"/>
          <w:sz w:val="26"/>
          <w:szCs w:val="26"/>
        </w:rPr>
        <w:t>,</w:t>
      </w:r>
      <w:r w:rsidR="00D6708C">
        <w:rPr>
          <w:rFonts w:ascii="Times New Roman" w:hAnsi="Times New Roman"/>
          <w:sz w:val="26"/>
          <w:szCs w:val="26"/>
        </w:rPr>
        <w:t xml:space="preserve"> </w:t>
      </w:r>
      <w:r w:rsidR="006910F0">
        <w:rPr>
          <w:rFonts w:ascii="Times New Roman" w:hAnsi="Times New Roman"/>
          <w:sz w:val="26"/>
          <w:szCs w:val="26"/>
        </w:rPr>
        <w:t>ass</w:t>
      </w:r>
      <w:r w:rsidR="001E59BC">
        <w:rPr>
          <w:rFonts w:ascii="Times New Roman" w:hAnsi="Times New Roman"/>
          <w:sz w:val="26"/>
          <w:szCs w:val="26"/>
        </w:rPr>
        <w:t>igns</w:t>
      </w:r>
      <w:r w:rsidR="006910F0">
        <w:rPr>
          <w:rFonts w:ascii="Times New Roman" w:hAnsi="Times New Roman"/>
          <w:sz w:val="26"/>
          <w:szCs w:val="26"/>
        </w:rPr>
        <w:t xml:space="preserve"> </w:t>
      </w:r>
      <w:r w:rsidR="00F313F0">
        <w:rPr>
          <w:rFonts w:ascii="Times New Roman" w:hAnsi="Times New Roman"/>
          <w:sz w:val="26"/>
          <w:szCs w:val="26"/>
        </w:rPr>
        <w:t xml:space="preserve">each </w:t>
      </w:r>
      <w:r w:rsidR="00B50BFD">
        <w:rPr>
          <w:rFonts w:ascii="Times New Roman" w:hAnsi="Times New Roman"/>
          <w:sz w:val="26"/>
          <w:szCs w:val="26"/>
        </w:rPr>
        <w:t xml:space="preserve"> </w:t>
      </w:r>
      <m:oMath>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i</m:t>
            </m:r>
          </m:sub>
        </m:sSub>
      </m:oMath>
      <w:r w:rsidR="001C1BDD">
        <w:rPr>
          <w:rFonts w:ascii="Times New Roman" w:hAnsi="Times New Roman"/>
          <w:sz w:val="26"/>
          <w:szCs w:val="26"/>
        </w:rPr>
        <w:t xml:space="preserve"> </w:t>
      </w:r>
      <w:r w:rsidR="002A5E7C">
        <w:rPr>
          <w:rFonts w:ascii="Times New Roman" w:hAnsi="Times New Roman"/>
          <w:sz w:val="26"/>
          <w:szCs w:val="26"/>
        </w:rPr>
        <w:t>to</w:t>
      </w:r>
      <w:r w:rsidR="00421F1A">
        <w:rPr>
          <w:rFonts w:ascii="Times New Roman" w:hAnsi="Times New Roman"/>
          <w:sz w:val="26"/>
          <w:szCs w:val="26"/>
        </w:rPr>
        <w:t xml:space="preserve"> a unique</w:t>
      </w:r>
      <w:r w:rsidR="00DA0DDC">
        <w:rPr>
          <w:rFonts w:ascii="Times New Roman" w:hAnsi="Times New Roman"/>
          <w:sz w:val="26"/>
          <w:szCs w:val="26"/>
        </w:rPr>
        <w:t xml:space="preserve"> natural number</w:t>
      </w:r>
      <w:r w:rsidR="009E0143">
        <w:rPr>
          <w:rFonts w:ascii="Times New Roman" w:hAnsi="Times New Roman"/>
          <w:sz w:val="26"/>
          <w:szCs w:val="26"/>
        </w:rPr>
        <w:t xml:space="preserve"> </w:t>
      </w:r>
      <m:oMath>
        <m:sSub>
          <m:sSubPr>
            <m:ctrlPr>
              <w:rPr>
                <w:rFonts w:ascii="Cambria Math" w:hAnsi="Cambria Math"/>
                <w:i/>
                <w:sz w:val="26"/>
                <w:szCs w:val="26"/>
              </w:rPr>
            </m:ctrlPr>
          </m:sSubPr>
          <m:e>
            <m:r>
              <w:rPr>
                <w:rFonts w:ascii="Cambria Math" w:hAnsi="Cambria Math"/>
                <w:sz w:val="26"/>
                <w:szCs w:val="26"/>
              </w:rPr>
              <m:t>IDX</m:t>
            </m:r>
          </m:e>
          <m:sub>
            <m:r>
              <w:rPr>
                <w:rFonts w:ascii="Cambria Math" w:hAnsi="Cambria Math"/>
                <w:sz w:val="26"/>
                <w:szCs w:val="26"/>
              </w:rPr>
              <m:t>X</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i</m:t>
            </m:r>
          </m:sub>
        </m:sSub>
        <m:r>
          <w:rPr>
            <w:rFonts w:ascii="Cambria Math" w:hAnsi="Cambria Math"/>
            <w:sz w:val="26"/>
            <w:szCs w:val="26"/>
          </w:rPr>
          <m:t>)</m:t>
        </m:r>
      </m:oMath>
      <w:r w:rsidR="00DA0DDC">
        <w:rPr>
          <w:rFonts w:ascii="Times New Roman" w:hAnsi="Times New Roman"/>
          <w:sz w:val="26"/>
          <w:szCs w:val="26"/>
        </w:rPr>
        <w:t>,</w:t>
      </w:r>
      <w:r w:rsidR="009C52FA">
        <w:rPr>
          <w:rFonts w:ascii="Times New Roman" w:hAnsi="Times New Roman"/>
          <w:sz w:val="26"/>
          <w:szCs w:val="26"/>
        </w:rPr>
        <w:t xml:space="preserve"> and</w:t>
      </w:r>
      <w:r w:rsidR="00D76557">
        <w:rPr>
          <w:rFonts w:ascii="Times New Roman" w:hAnsi="Times New Roman"/>
          <w:sz w:val="26"/>
          <w:szCs w:val="26"/>
        </w:rPr>
        <w:t xml:space="preserve"> behaves</w:t>
      </w:r>
      <w:r w:rsidR="009C52FA">
        <w:rPr>
          <w:rFonts w:ascii="Times New Roman" w:hAnsi="Times New Roman"/>
          <w:sz w:val="26"/>
          <w:szCs w:val="26"/>
        </w:rPr>
        <w:t xml:space="preserve"> as an identity for every real number</w:t>
      </w:r>
      <w:r w:rsidR="00D443DE">
        <w:rPr>
          <w:rFonts w:ascii="Times New Roman" w:hAnsi="Times New Roman"/>
          <w:sz w:val="26"/>
          <w:szCs w:val="26"/>
        </w:rPr>
        <w:t>,</w:t>
      </w:r>
      <w:r w:rsidR="00167434">
        <w:rPr>
          <w:rFonts w:ascii="Times New Roman" w:hAnsi="Times New Roman"/>
          <w:sz w:val="26"/>
          <w:szCs w:val="26"/>
        </w:rPr>
        <w:t xml:space="preserve"> </w:t>
      </w:r>
      <w:r w:rsidR="00782035">
        <w:rPr>
          <w:rFonts w:ascii="Times New Roman" w:hAnsi="Times New Roman"/>
          <w:sz w:val="26"/>
          <w:szCs w:val="26"/>
        </w:rPr>
        <w:t xml:space="preserve">on the other hand, </w:t>
      </w:r>
      <m:oMath>
        <m:sSub>
          <m:sSubPr>
            <m:ctrlPr>
              <w:rPr>
                <w:rFonts w:ascii="Cambria Math" w:hAnsi="Cambria Math"/>
                <w:i/>
                <w:sz w:val="26"/>
                <w:szCs w:val="26"/>
              </w:rPr>
            </m:ctrlPr>
          </m:sSubPr>
          <m:e>
            <m:r>
              <w:rPr>
                <w:rFonts w:ascii="Cambria Math" w:hAnsi="Cambria Math"/>
                <w:sz w:val="26"/>
                <w:szCs w:val="26"/>
              </w:rPr>
              <m:t>IDX</m:t>
            </m:r>
          </m:e>
          <m:sub>
            <m:r>
              <m:rPr>
                <m:sty m:val="p"/>
              </m:rPr>
              <w:rPr>
                <w:rFonts w:ascii="Cambria Math" w:hAnsi="Cambria Math"/>
                <w:sz w:val="26"/>
                <w:szCs w:val="26"/>
              </w:rPr>
              <m:t>Ξ</m:t>
            </m:r>
          </m:sub>
        </m:sSub>
      </m:oMath>
      <w:r w:rsidR="00A45127">
        <w:rPr>
          <w:rFonts w:ascii="Times New Roman" w:hAnsi="Times New Roman"/>
          <w:sz w:val="26"/>
          <w:szCs w:val="26"/>
        </w:rPr>
        <w:t xml:space="preserve"> </w:t>
      </w:r>
      <w:r w:rsidR="00113F72">
        <w:rPr>
          <w:rFonts w:ascii="Times New Roman" w:hAnsi="Times New Roman"/>
          <w:sz w:val="26"/>
          <w:szCs w:val="26"/>
        </w:rPr>
        <w:t>defines a</w:t>
      </w:r>
      <w:r w:rsidR="00A45127">
        <w:rPr>
          <w:rFonts w:ascii="Times New Roman" w:hAnsi="Times New Roman"/>
          <w:sz w:val="26"/>
          <w:szCs w:val="26"/>
        </w:rPr>
        <w:t xml:space="preserve"> correspondence</w:t>
      </w:r>
      <w:r w:rsidR="001213E4">
        <w:rPr>
          <w:rFonts w:ascii="Times New Roman" w:hAnsi="Times New Roman"/>
          <w:sz w:val="26"/>
          <w:szCs w:val="26"/>
        </w:rPr>
        <w:t xml:space="preserve"> </w:t>
      </w:r>
      <m:oMath>
        <m:r>
          <m:rPr>
            <m:scr m:val="double-struck"/>
          </m:rPr>
          <w:rPr>
            <w:rFonts w:ascii="Cambria Math" w:hAnsi="Cambria Math"/>
            <w:sz w:val="26"/>
            <w:szCs w:val="26"/>
          </w:rPr>
          <m:t xml:space="preserve">{=,&lt;,&gt;} ↦ N, </m:t>
        </m:r>
      </m:oMath>
      <w:r w:rsidR="00DA7015">
        <w:rPr>
          <w:rFonts w:ascii="Times New Roman" w:hAnsi="Times New Roman"/>
          <w:sz w:val="26"/>
          <w:szCs w:val="26"/>
        </w:rPr>
        <w:t>w</w:t>
      </w:r>
      <w:r w:rsidR="00885C53">
        <w:rPr>
          <w:rFonts w:ascii="Times New Roman" w:hAnsi="Times New Roman"/>
          <w:sz w:val="26"/>
          <w:szCs w:val="26"/>
        </w:rPr>
        <w:t>here</w:t>
      </w:r>
      <w:r w:rsidR="00DA7015">
        <w:rPr>
          <w:rFonts w:ascii="Times New Roman" w:hAnsi="Times New Roman"/>
          <w:sz w:val="26"/>
          <w:szCs w:val="26"/>
        </w:rPr>
        <w:t xml:space="preserve"> </w:t>
      </w:r>
      <w:r w:rsidR="00C12775">
        <w:rPr>
          <w:rFonts w:ascii="Times New Roman" w:hAnsi="Times New Roman"/>
          <w:sz w:val="26"/>
          <w:szCs w:val="26"/>
        </w:rPr>
        <w:t xml:space="preserve">= </w:t>
      </w:r>
      <w:r w:rsidR="0022452E">
        <w:rPr>
          <w:rFonts w:ascii="Times New Roman" w:hAnsi="Times New Roman"/>
          <w:sz w:val="26"/>
          <w:szCs w:val="26"/>
        </w:rPr>
        <w:t>, &lt;,</w:t>
      </w:r>
      <w:r w:rsidR="00BA125A">
        <w:rPr>
          <w:rFonts w:ascii="Times New Roman" w:hAnsi="Times New Roman"/>
          <w:sz w:val="26"/>
          <w:szCs w:val="26"/>
        </w:rPr>
        <w:t xml:space="preserve"> and</w:t>
      </w:r>
      <w:r w:rsidR="0022452E">
        <w:rPr>
          <w:rFonts w:ascii="Times New Roman" w:hAnsi="Times New Roman"/>
          <w:sz w:val="26"/>
          <w:szCs w:val="26"/>
        </w:rPr>
        <w:t xml:space="preserve"> &gt; </w:t>
      </w:r>
      <w:r w:rsidR="00985398">
        <w:rPr>
          <w:rFonts w:ascii="Times New Roman" w:hAnsi="Times New Roman"/>
          <w:sz w:val="26"/>
          <w:szCs w:val="26"/>
        </w:rPr>
        <w:t>denote</w:t>
      </w:r>
      <w:r w:rsidR="0022452E">
        <w:rPr>
          <w:rFonts w:ascii="Times New Roman" w:hAnsi="Times New Roman"/>
          <w:sz w:val="26"/>
          <w:szCs w:val="26"/>
        </w:rPr>
        <w:t xml:space="preserve"> the equal</w:t>
      </w:r>
      <w:r w:rsidR="00F12417">
        <w:rPr>
          <w:rFonts w:ascii="Times New Roman" w:hAnsi="Times New Roman"/>
          <w:sz w:val="26"/>
          <w:szCs w:val="26"/>
        </w:rPr>
        <w:t>ity</w:t>
      </w:r>
      <w:r w:rsidR="0022452E">
        <w:rPr>
          <w:rFonts w:ascii="Times New Roman" w:hAnsi="Times New Roman"/>
          <w:sz w:val="26"/>
          <w:szCs w:val="26"/>
        </w:rPr>
        <w:t>, less</w:t>
      </w:r>
      <w:r w:rsidR="00CC5442">
        <w:rPr>
          <w:rFonts w:ascii="Times New Roman" w:hAnsi="Times New Roman"/>
          <w:sz w:val="26"/>
          <w:szCs w:val="26"/>
        </w:rPr>
        <w:t>-than</w:t>
      </w:r>
      <w:r w:rsidR="0022452E">
        <w:rPr>
          <w:rFonts w:ascii="Times New Roman" w:hAnsi="Times New Roman"/>
          <w:sz w:val="26"/>
          <w:szCs w:val="26"/>
        </w:rPr>
        <w:t>,</w:t>
      </w:r>
      <w:r w:rsidR="00D00623">
        <w:rPr>
          <w:rFonts w:ascii="Times New Roman" w:hAnsi="Times New Roman"/>
          <w:sz w:val="26"/>
          <w:szCs w:val="26"/>
        </w:rPr>
        <w:t xml:space="preserve"> and</w:t>
      </w:r>
      <w:r w:rsidR="0022452E">
        <w:rPr>
          <w:rFonts w:ascii="Times New Roman" w:hAnsi="Times New Roman"/>
          <w:sz w:val="26"/>
          <w:szCs w:val="26"/>
        </w:rPr>
        <w:t xml:space="preserve"> </w:t>
      </w:r>
      <w:r w:rsidR="00CC5442">
        <w:rPr>
          <w:rFonts w:ascii="Times New Roman" w:hAnsi="Times New Roman"/>
          <w:sz w:val="26"/>
          <w:szCs w:val="26"/>
        </w:rPr>
        <w:t>greater-</w:t>
      </w:r>
      <w:r w:rsidR="0022452E">
        <w:rPr>
          <w:rFonts w:ascii="Times New Roman" w:hAnsi="Times New Roman"/>
          <w:sz w:val="26"/>
          <w:szCs w:val="26"/>
        </w:rPr>
        <w:t>than relations respectively</w:t>
      </w:r>
      <w:r w:rsidR="00D5772B">
        <w:rPr>
          <w:rFonts w:ascii="Times New Roman" w:hAnsi="Times New Roman"/>
          <w:sz w:val="26"/>
          <w:szCs w:val="26"/>
        </w:rPr>
        <w:t>.</w:t>
      </w:r>
      <w:r w:rsidR="0017044A">
        <w:rPr>
          <w:rFonts w:ascii="Times New Roman" w:hAnsi="Times New Roman"/>
          <w:sz w:val="26"/>
          <w:szCs w:val="26"/>
        </w:rPr>
        <w:t xml:space="preserve"> </w:t>
      </w:r>
      <w:r w:rsidR="00DA0DDC">
        <w:rPr>
          <w:rFonts w:ascii="Times New Roman" w:hAnsi="Times New Roman"/>
          <w:sz w:val="26"/>
          <w:szCs w:val="26"/>
        </w:rPr>
        <w:t xml:space="preserve"> </w:t>
      </w:r>
    </w:p>
    <w:p w14:paraId="6075AD03" w14:textId="62B86C1D" w:rsidR="009F2F0D" w:rsidRDefault="00CE6BB5" w:rsidP="005224EE">
      <w:pPr>
        <w:spacing w:before="0" w:after="0" w:line="240" w:lineRule="auto"/>
        <w:jc w:val="left"/>
        <w:rPr>
          <w:rFonts w:ascii="Times New Roman" w:hAnsi="Times New Roman"/>
          <w:sz w:val="26"/>
          <w:szCs w:val="26"/>
        </w:rPr>
      </w:pPr>
      <w:r>
        <w:rPr>
          <w:rFonts w:ascii="Times New Roman" w:hAnsi="Times New Roman"/>
          <w:sz w:val="26"/>
          <w:szCs w:val="26"/>
        </w:rPr>
        <w:t xml:space="preserve"> Bot</w:t>
      </w:r>
      <w:r w:rsidR="0068302D">
        <w:rPr>
          <w:rFonts w:ascii="Times New Roman" w:hAnsi="Times New Roman"/>
          <w:sz w:val="26"/>
          <w:szCs w:val="26"/>
        </w:rPr>
        <w:t xml:space="preserve">h </w:t>
      </w:r>
      <w:r w:rsidR="00012C05">
        <w:rPr>
          <w:rFonts w:ascii="Times New Roman" w:hAnsi="Times New Roman"/>
          <w:sz w:val="26"/>
          <w:szCs w:val="26"/>
        </w:rPr>
        <w:t>The</w:t>
      </w:r>
      <w:r w:rsidR="0018289B">
        <w:rPr>
          <w:rFonts w:ascii="Times New Roman" w:hAnsi="Times New Roman"/>
          <w:sz w:val="26"/>
          <w:szCs w:val="26"/>
        </w:rPr>
        <w:t xml:space="preserve"> set F</w:t>
      </w:r>
      <w:r w:rsidR="00493A46">
        <w:rPr>
          <w:rFonts w:ascii="Times New Roman" w:hAnsi="Times New Roman"/>
          <w:sz w:val="26"/>
          <w:szCs w:val="26"/>
        </w:rPr>
        <w:t xml:space="preserve"> and</w:t>
      </w:r>
      <w:r w:rsidR="001C2A03">
        <w:rPr>
          <w:rFonts w:ascii="Times New Roman" w:hAnsi="Times New Roman"/>
          <w:sz w:val="26"/>
          <w:szCs w:val="26"/>
        </w:rPr>
        <w:t xml:space="preserve"> the</w:t>
      </w:r>
      <w:r w:rsidR="00547D00">
        <w:rPr>
          <w:rFonts w:ascii="Times New Roman" w:hAnsi="Times New Roman"/>
          <w:sz w:val="26"/>
          <w:szCs w:val="26"/>
        </w:rPr>
        <w:t xml:space="preserve"> state</w:t>
      </w:r>
      <w:r w:rsidR="001C2A03">
        <w:rPr>
          <w:rFonts w:ascii="Times New Roman" w:hAnsi="Times New Roman"/>
          <w:sz w:val="26"/>
          <w:szCs w:val="26"/>
        </w:rPr>
        <w:t xml:space="preserve"> sequence</w:t>
      </w:r>
      <w:r w:rsidR="00091615">
        <w:rPr>
          <w:rFonts w:ascii="Times New Roman" w:hAnsi="Times New Roman"/>
          <w:sz w:val="26"/>
          <w:szCs w:val="26"/>
        </w:rPr>
        <w:t xml:space="preserve"> SMS are</w:t>
      </w:r>
      <w:r w:rsidR="0018289B">
        <w:rPr>
          <w:rFonts w:ascii="Times New Roman" w:hAnsi="Times New Roman"/>
          <w:sz w:val="26"/>
          <w:szCs w:val="26"/>
        </w:rPr>
        <w:t xml:space="preserve">  then </w:t>
      </w:r>
      <w:r w:rsidR="00527E98">
        <w:rPr>
          <w:rFonts w:ascii="Times New Roman" w:hAnsi="Times New Roman"/>
          <w:sz w:val="26"/>
          <w:szCs w:val="26"/>
        </w:rPr>
        <w:t>provided</w:t>
      </w:r>
      <w:r w:rsidR="0018289B">
        <w:rPr>
          <w:rFonts w:ascii="Times New Roman" w:hAnsi="Times New Roman"/>
          <w:sz w:val="26"/>
          <w:szCs w:val="26"/>
        </w:rPr>
        <w:t xml:space="preserve"> </w:t>
      </w:r>
      <w:r w:rsidR="002601EE">
        <w:rPr>
          <w:rFonts w:ascii="Times New Roman" w:hAnsi="Times New Roman"/>
          <w:sz w:val="26"/>
          <w:szCs w:val="26"/>
        </w:rPr>
        <w:t xml:space="preserve">to </w:t>
      </w:r>
      <w:r w:rsidR="00D32E91">
        <w:rPr>
          <w:rFonts w:ascii="Times New Roman" w:hAnsi="Times New Roman"/>
          <w:sz w:val="26"/>
          <w:szCs w:val="26"/>
        </w:rPr>
        <w:t>MRC</w:t>
      </w:r>
      <w:r w:rsidR="00197067">
        <w:rPr>
          <w:rFonts w:ascii="Times New Roman" w:hAnsi="Times New Roman"/>
          <w:sz w:val="26"/>
          <w:szCs w:val="26"/>
        </w:rPr>
        <w:t>,</w:t>
      </w:r>
      <w:r w:rsidR="00515788">
        <w:rPr>
          <w:rFonts w:ascii="Times New Roman" w:hAnsi="Times New Roman"/>
          <w:sz w:val="26"/>
          <w:szCs w:val="26"/>
        </w:rPr>
        <w:t xml:space="preserve"> which </w:t>
      </w:r>
      <w:r w:rsidR="00AD6E75">
        <w:rPr>
          <w:rFonts w:ascii="Times New Roman" w:hAnsi="Times New Roman"/>
          <w:sz w:val="26"/>
          <w:szCs w:val="26"/>
        </w:rPr>
        <w:t>transforms</w:t>
      </w:r>
      <w:r w:rsidR="00515788">
        <w:rPr>
          <w:rFonts w:ascii="Times New Roman" w:hAnsi="Times New Roman"/>
          <w:sz w:val="26"/>
          <w:szCs w:val="26"/>
        </w:rPr>
        <w:t xml:space="preserve"> each state</w:t>
      </w:r>
      <w:r w:rsidR="00DB40E3">
        <w:rPr>
          <w:rFonts w:ascii="Times New Roman" w:hAnsi="Times New Roman"/>
          <w:sz w:val="26"/>
          <w:szCs w:val="26"/>
        </w:rPr>
        <w:t xml:space="preserve"> </w:t>
      </w:r>
      <m:oMath>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i</m:t>
            </m:r>
          </m:sub>
        </m:sSub>
        <m:r>
          <w:rPr>
            <w:rFonts w:ascii="Cambria Math" w:hAnsi="Cambria Math"/>
            <w:sz w:val="26"/>
            <w:szCs w:val="26"/>
          </w:rPr>
          <m:t>=(</m:t>
        </m:r>
        <m:d>
          <m:dPr>
            <m:begChr m:val="["/>
            <m:endChr m:val="]"/>
            <m:ctrlPr>
              <w:rPr>
                <w:rFonts w:ascii="Cambria Math" w:hAnsi="Cambria Math"/>
                <w:i/>
                <w:sz w:val="26"/>
                <w:szCs w:val="26"/>
              </w:rPr>
            </m:ctrlPr>
          </m:dPr>
          <m:e>
            <m:m>
              <m:mPr>
                <m:mcs>
                  <m:mc>
                    <m:mcPr>
                      <m:count m:val="2"/>
                      <m:mcJc m:val="center"/>
                    </m:mcPr>
                  </m:mc>
                </m:mcs>
                <m:ctrlPr>
                  <w:rPr>
                    <w:rFonts w:ascii="Cambria Math" w:hAnsi="Cambria Math"/>
                    <w:i/>
                    <w:sz w:val="26"/>
                    <w:szCs w:val="26"/>
                  </w:rPr>
                </m:ctrlPr>
              </m:mPr>
              <m:mr>
                <m:e>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di</m:t>
                      </m:r>
                    </m:sub>
                  </m:sSub>
                </m:e>
                <m:e>
                  <m:m>
                    <m:mPr>
                      <m:mcs>
                        <m:mc>
                          <m:mcPr>
                            <m:count m:val="2"/>
                            <m:mcJc m:val="center"/>
                          </m:mcPr>
                        </m:mc>
                      </m:mcs>
                      <m:ctrlPr>
                        <w:rPr>
                          <w:rFonts w:ascii="Cambria Math" w:hAnsi="Cambria Math"/>
                          <w:i/>
                          <w:sz w:val="26"/>
                          <w:szCs w:val="26"/>
                        </w:rPr>
                      </m:ctrlPr>
                    </m:mPr>
                    <m:mr>
                      <m:e>
                        <m:sSub>
                          <m:sSubPr>
                            <m:ctrlPr>
                              <w:rPr>
                                <w:rFonts w:ascii="Cambria Math" w:hAnsi="Cambria Math"/>
                                <w:i/>
                                <w:sz w:val="26"/>
                                <w:szCs w:val="26"/>
                              </w:rPr>
                            </m:ctrlPr>
                          </m:sSubPr>
                          <m:e>
                            <m:r>
                              <w:rPr>
                                <w:rFonts w:ascii="Cambria Math" w:hAnsi="Cambria Math"/>
                                <w:sz w:val="26"/>
                                <w:szCs w:val="26"/>
                              </w:rPr>
                              <m:t>⨀</m:t>
                            </m:r>
                          </m:e>
                          <m:sub>
                            <m:r>
                              <w:rPr>
                                <w:rFonts w:ascii="Cambria Math" w:hAnsi="Cambria Math"/>
                                <w:sz w:val="26"/>
                                <w:szCs w:val="26"/>
                              </w:rPr>
                              <m:t>di</m:t>
                            </m:r>
                          </m:sub>
                        </m:sSub>
                      </m:e>
                      <m:e>
                        <m:sSub>
                          <m:sSubPr>
                            <m:ctrlPr>
                              <w:rPr>
                                <w:rFonts w:ascii="Cambria Math" w:hAnsi="Cambria Math"/>
                                <w:i/>
                                <w:sz w:val="26"/>
                                <w:szCs w:val="26"/>
                              </w:rPr>
                            </m:ctrlPr>
                          </m:sSubPr>
                          <m:e>
                            <m:r>
                              <w:rPr>
                                <w:rFonts w:ascii="Cambria Math" w:hAnsi="Cambria Math"/>
                                <w:sz w:val="26"/>
                                <w:szCs w:val="26"/>
                              </w:rPr>
                              <m:t>y</m:t>
                            </m:r>
                          </m:e>
                          <m:sub>
                            <m:r>
                              <w:rPr>
                                <w:rFonts w:ascii="Cambria Math" w:hAnsi="Cambria Math"/>
                                <w:sz w:val="26"/>
                                <w:szCs w:val="26"/>
                              </w:rPr>
                              <m:t>di</m:t>
                            </m:r>
                          </m:sub>
                        </m:sSub>
                      </m:e>
                    </m:mr>
                  </m:m>
                </m:e>
              </m:mr>
              <m:mr>
                <m:e>
                  <m:m>
                    <m:mPr>
                      <m:mcs>
                        <m:mc>
                          <m:mcPr>
                            <m:count m:val="1"/>
                            <m:mcJc m:val="center"/>
                          </m:mcPr>
                        </m:mc>
                      </m:mcs>
                      <m:ctrlPr>
                        <w:rPr>
                          <w:rFonts w:ascii="Cambria Math" w:hAnsi="Cambria Math"/>
                          <w:i/>
                          <w:sz w:val="26"/>
                          <w:szCs w:val="26"/>
                        </w:rPr>
                      </m:ctrlPr>
                    </m:mPr>
                    <m:mr>
                      <m:e>
                        <m:r>
                          <w:rPr>
                            <w:rFonts w:ascii="Cambria Math" w:hAnsi="Cambria Math"/>
                            <w:sz w:val="26"/>
                            <w:szCs w:val="26"/>
                          </w:rPr>
                          <m:t>⋮</m:t>
                        </m:r>
                      </m:e>
                    </m:mr>
                    <m:mr>
                      <m:e>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ri</m:t>
                            </m:r>
                          </m:sub>
                        </m:sSub>
                      </m:e>
                    </m:mr>
                  </m:m>
                </m:e>
                <m:e>
                  <m:m>
                    <m:mPr>
                      <m:mcs>
                        <m:mc>
                          <m:mcPr>
                            <m:count m:val="2"/>
                            <m:mcJc m:val="center"/>
                          </m:mcPr>
                        </m:mc>
                      </m:mcs>
                      <m:ctrlPr>
                        <w:rPr>
                          <w:rFonts w:ascii="Cambria Math" w:hAnsi="Cambria Math"/>
                          <w:i/>
                          <w:sz w:val="26"/>
                          <w:szCs w:val="26"/>
                        </w:rPr>
                      </m:ctrlPr>
                    </m:mPr>
                    <m:mr>
                      <m:e>
                        <m:m>
                          <m:mPr>
                            <m:mcs>
                              <m:mc>
                                <m:mcPr>
                                  <m:count m:val="1"/>
                                  <m:mcJc m:val="center"/>
                                </m:mcPr>
                              </m:mc>
                            </m:mcs>
                            <m:ctrlPr>
                              <w:rPr>
                                <w:rFonts w:ascii="Cambria Math" w:hAnsi="Cambria Math"/>
                                <w:i/>
                                <w:sz w:val="26"/>
                                <w:szCs w:val="26"/>
                              </w:rPr>
                            </m:ctrlPr>
                          </m:mPr>
                          <m:mr>
                            <m:e>
                              <m:r>
                                <w:rPr>
                                  <w:rFonts w:ascii="Cambria Math" w:hAnsi="Cambria Math"/>
                                  <w:sz w:val="26"/>
                                  <w:szCs w:val="26"/>
                                </w:rPr>
                                <m:t>⋮</m:t>
                              </m:r>
                            </m:e>
                          </m:mr>
                          <m:mr>
                            <m:e>
                              <m:sSub>
                                <m:sSubPr>
                                  <m:ctrlPr>
                                    <w:rPr>
                                      <w:rFonts w:ascii="Cambria Math" w:hAnsi="Cambria Math"/>
                                      <w:i/>
                                      <w:sz w:val="26"/>
                                      <w:szCs w:val="26"/>
                                    </w:rPr>
                                  </m:ctrlPr>
                                </m:sSubPr>
                                <m:e>
                                  <m:r>
                                    <w:rPr>
                                      <w:rFonts w:ascii="Cambria Math" w:hAnsi="Cambria Math"/>
                                      <w:sz w:val="26"/>
                                      <w:szCs w:val="26"/>
                                    </w:rPr>
                                    <m:t>⨀</m:t>
                                  </m:r>
                                </m:e>
                                <m:sub>
                                  <m:r>
                                    <w:rPr>
                                      <w:rFonts w:ascii="Cambria Math" w:hAnsi="Cambria Math"/>
                                      <w:sz w:val="26"/>
                                      <w:szCs w:val="26"/>
                                    </w:rPr>
                                    <m:t>ri</m:t>
                                  </m:r>
                                </m:sub>
                              </m:sSub>
                            </m:e>
                          </m:mr>
                        </m:m>
                      </m:e>
                      <m:e>
                        <m:m>
                          <m:mPr>
                            <m:mcs>
                              <m:mc>
                                <m:mcPr>
                                  <m:count m:val="1"/>
                                  <m:mcJc m:val="center"/>
                                </m:mcPr>
                              </m:mc>
                            </m:mcs>
                            <m:ctrlPr>
                              <w:rPr>
                                <w:rFonts w:ascii="Cambria Math" w:hAnsi="Cambria Math"/>
                                <w:i/>
                                <w:sz w:val="26"/>
                                <w:szCs w:val="26"/>
                              </w:rPr>
                            </m:ctrlPr>
                          </m:mPr>
                          <m:mr>
                            <m:e>
                              <m:r>
                                <w:rPr>
                                  <w:rFonts w:ascii="Cambria Math" w:hAnsi="Cambria Math"/>
                                  <w:sz w:val="26"/>
                                  <w:szCs w:val="26"/>
                                </w:rPr>
                                <m:t>⋮</m:t>
                              </m:r>
                            </m:e>
                          </m:mr>
                          <m:mr>
                            <m:e>
                              <m:sSub>
                                <m:sSubPr>
                                  <m:ctrlPr>
                                    <w:rPr>
                                      <w:rFonts w:ascii="Cambria Math" w:hAnsi="Cambria Math"/>
                                      <w:i/>
                                      <w:sz w:val="26"/>
                                      <w:szCs w:val="26"/>
                                    </w:rPr>
                                  </m:ctrlPr>
                                </m:sSubPr>
                                <m:e>
                                  <m:r>
                                    <w:rPr>
                                      <w:rFonts w:ascii="Cambria Math" w:hAnsi="Cambria Math"/>
                                      <w:sz w:val="26"/>
                                      <w:szCs w:val="26"/>
                                    </w:rPr>
                                    <m:t>y</m:t>
                                  </m:r>
                                </m:e>
                                <m:sub>
                                  <m:r>
                                    <w:rPr>
                                      <w:rFonts w:ascii="Cambria Math" w:hAnsi="Cambria Math"/>
                                      <w:sz w:val="26"/>
                                      <w:szCs w:val="26"/>
                                    </w:rPr>
                                    <m:t>ri</m:t>
                                  </m:r>
                                </m:sub>
                              </m:sSub>
                            </m:e>
                          </m:mr>
                        </m:m>
                      </m:e>
                    </m:mr>
                  </m:m>
                </m:e>
              </m:mr>
            </m:m>
          </m:e>
        </m:d>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θ</m:t>
            </m:r>
          </m:e>
          <m:sub>
            <m:sSub>
              <m:sSubPr>
                <m:ctrlPr>
                  <w:rPr>
                    <w:rFonts w:ascii="Cambria Math" w:hAnsi="Cambria Math"/>
                    <w:i/>
                    <w:sz w:val="26"/>
                    <w:szCs w:val="26"/>
                  </w:rPr>
                </m:ctrlPr>
              </m:sSubPr>
              <m:e>
                <m:r>
                  <w:rPr>
                    <w:rFonts w:ascii="Cambria Math" w:hAnsi="Cambria Math"/>
                    <w:sz w:val="26"/>
                    <w:szCs w:val="26"/>
                  </w:rPr>
                  <m:t>SC</m:t>
                </m:r>
              </m:e>
              <m:sub>
                <m:r>
                  <w:rPr>
                    <w:rFonts w:ascii="Cambria Math" w:hAnsi="Cambria Math"/>
                    <w:sz w:val="26"/>
                    <w:szCs w:val="26"/>
                  </w:rPr>
                  <m:t>i-1</m:t>
                </m:r>
              </m:sub>
            </m:sSub>
          </m:sub>
        </m:sSub>
        <m:r>
          <w:rPr>
            <w:rFonts w:ascii="Cambria Math" w:hAnsi="Cambria Math"/>
            <w:sz w:val="26"/>
            <w:szCs w:val="26"/>
          </w:rPr>
          <m:t>)</m:t>
        </m:r>
      </m:oMath>
      <w:r w:rsidR="008214A8">
        <w:rPr>
          <w:rFonts w:ascii="Times New Roman" w:hAnsi="Times New Roman"/>
          <w:sz w:val="26"/>
          <w:szCs w:val="26"/>
        </w:rPr>
        <w:t xml:space="preserve"> </w:t>
      </w:r>
      <w:r w:rsidR="00462E07">
        <w:rPr>
          <w:rFonts w:ascii="Times New Roman" w:hAnsi="Times New Roman"/>
          <w:sz w:val="26"/>
          <w:szCs w:val="26"/>
        </w:rPr>
        <w:t>in</w:t>
      </w:r>
      <w:r w:rsidR="006A01FE">
        <w:rPr>
          <w:rFonts w:ascii="Times New Roman" w:hAnsi="Times New Roman"/>
          <w:sz w:val="26"/>
          <w:szCs w:val="26"/>
        </w:rPr>
        <w:t>to</w:t>
      </w:r>
      <w:r w:rsidR="00462E07">
        <w:rPr>
          <w:rFonts w:ascii="Times New Roman" w:hAnsi="Times New Roman"/>
          <w:sz w:val="26"/>
          <w:szCs w:val="26"/>
        </w:rPr>
        <w:t xml:space="preserve"> </w:t>
      </w:r>
      <w:r w:rsidR="000572D2">
        <w:rPr>
          <w:rFonts w:ascii="Times New Roman" w:hAnsi="Times New Roman"/>
          <w:sz w:val="26"/>
          <w:szCs w:val="26"/>
        </w:rPr>
        <w:t>its indexed representation</w:t>
      </w:r>
      <w:r w:rsidR="00EE2CD0">
        <w:rPr>
          <w:rFonts w:ascii="Times New Roman" w:hAnsi="Times New Roman"/>
          <w:sz w:val="26"/>
          <w:szCs w:val="26"/>
        </w:rPr>
        <w:t xml:space="preserve"> </w:t>
      </w:r>
      <m:oMath>
        <m:r>
          <w:rPr>
            <w:rFonts w:ascii="Cambria Math" w:hAnsi="Cambria Math"/>
            <w:sz w:val="26"/>
            <w:szCs w:val="26"/>
          </w:rPr>
          <m:t>C(</m:t>
        </m:r>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i</m:t>
            </m:r>
          </m:sub>
        </m:sSub>
        <m:r>
          <w:rPr>
            <w:rFonts w:ascii="Cambria Math" w:hAnsi="Cambria Math"/>
            <w:sz w:val="26"/>
            <w:szCs w:val="26"/>
          </w:rPr>
          <m:t>)</m:t>
        </m:r>
      </m:oMath>
      <w:r w:rsidR="00EE2CD0">
        <w:rPr>
          <w:rFonts w:ascii="Times New Roman" w:hAnsi="Times New Roman"/>
          <w:sz w:val="26"/>
          <w:szCs w:val="26"/>
        </w:rPr>
        <w:t xml:space="preserve"> defined as </w:t>
      </w:r>
      <w:r w:rsidR="00F14628">
        <w:rPr>
          <w:rFonts w:ascii="Times New Roman" w:hAnsi="Times New Roman"/>
          <w:sz w:val="26"/>
          <w:szCs w:val="26"/>
        </w:rPr>
        <w:t xml:space="preserve"> </w:t>
      </w:r>
      <m:oMath>
        <m:r>
          <w:rPr>
            <w:rFonts w:ascii="Cambria Math" w:hAnsi="Cambria Math"/>
            <w:sz w:val="26"/>
            <w:szCs w:val="26"/>
          </w:rPr>
          <m:t>C(</m:t>
        </m:r>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i</m:t>
            </m:r>
          </m:sub>
        </m:sSub>
        <m:r>
          <w:rPr>
            <w:rFonts w:ascii="Cambria Math" w:hAnsi="Cambria Math"/>
            <w:sz w:val="26"/>
            <w:szCs w:val="26"/>
          </w:rPr>
          <m:t>)=(Concat(</m:t>
        </m:r>
        <m:d>
          <m:dPr>
            <m:begChr m:val="["/>
            <m:endChr m:val="]"/>
            <m:ctrlPr>
              <w:rPr>
                <w:rFonts w:ascii="Cambria Math" w:hAnsi="Cambria Math"/>
                <w:i/>
                <w:sz w:val="26"/>
                <w:szCs w:val="26"/>
              </w:rPr>
            </m:ctrlPr>
          </m:dPr>
          <m:e>
            <m:m>
              <m:mPr>
                <m:mcs>
                  <m:mc>
                    <m:mcPr>
                      <m:count m:val="2"/>
                      <m:mcJc m:val="center"/>
                    </m:mcPr>
                  </m:mc>
                </m:mcs>
                <m:ctrlPr>
                  <w:rPr>
                    <w:rFonts w:ascii="Cambria Math" w:hAnsi="Cambria Math"/>
                    <w:i/>
                    <w:sz w:val="26"/>
                    <w:szCs w:val="26"/>
                  </w:rPr>
                </m:ctrlPr>
              </m:mPr>
              <m:mr>
                <m:e>
                  <m:sSub>
                    <m:sSubPr>
                      <m:ctrlPr>
                        <w:rPr>
                          <w:rFonts w:ascii="Cambria Math" w:hAnsi="Cambria Math"/>
                          <w:i/>
                          <w:sz w:val="26"/>
                          <w:szCs w:val="26"/>
                        </w:rPr>
                      </m:ctrlPr>
                    </m:sSubPr>
                    <m:e>
                      <m:sSub>
                        <m:sSubPr>
                          <m:ctrlPr>
                            <w:rPr>
                              <w:rFonts w:ascii="Cambria Math" w:hAnsi="Cambria Math"/>
                              <w:i/>
                              <w:sz w:val="26"/>
                              <w:szCs w:val="26"/>
                            </w:rPr>
                          </m:ctrlPr>
                        </m:sSubPr>
                        <m:e>
                          <m:r>
                            <w:rPr>
                              <w:rFonts w:ascii="Cambria Math" w:hAnsi="Cambria Math"/>
                              <w:sz w:val="26"/>
                              <w:szCs w:val="26"/>
                            </w:rPr>
                            <m:t>IDX</m:t>
                          </m:r>
                        </m:e>
                        <m:sub>
                          <m:r>
                            <w:rPr>
                              <w:rFonts w:ascii="Cambria Math" w:hAnsi="Cambria Math"/>
                              <w:sz w:val="26"/>
                              <w:szCs w:val="26"/>
                            </w:rPr>
                            <m:t>X</m:t>
                          </m:r>
                        </m:sub>
                      </m:sSub>
                      <m:r>
                        <w:rPr>
                          <w:rFonts w:ascii="Cambria Math" w:hAnsi="Cambria Math"/>
                          <w:sz w:val="26"/>
                          <w:szCs w:val="26"/>
                        </w:rPr>
                        <m:t>(x</m:t>
                      </m:r>
                    </m:e>
                    <m:sub>
                      <m:r>
                        <w:rPr>
                          <w:rFonts w:ascii="Cambria Math" w:hAnsi="Cambria Math"/>
                          <w:sz w:val="26"/>
                          <w:szCs w:val="26"/>
                        </w:rPr>
                        <m:t>di</m:t>
                      </m:r>
                    </m:sub>
                  </m:sSub>
                  <m:r>
                    <w:rPr>
                      <w:rFonts w:ascii="Cambria Math" w:hAnsi="Cambria Math"/>
                      <w:sz w:val="26"/>
                      <w:szCs w:val="26"/>
                    </w:rPr>
                    <m:t>)</m:t>
                  </m:r>
                </m:e>
                <m:e>
                  <m:m>
                    <m:mPr>
                      <m:mcs>
                        <m:mc>
                          <m:mcPr>
                            <m:count m:val="2"/>
                            <m:mcJc m:val="center"/>
                          </m:mcPr>
                        </m:mc>
                      </m:mcs>
                      <m:ctrlPr>
                        <w:rPr>
                          <w:rFonts w:ascii="Cambria Math" w:hAnsi="Cambria Math"/>
                          <w:i/>
                          <w:sz w:val="26"/>
                          <w:szCs w:val="26"/>
                        </w:rPr>
                      </m:ctrlPr>
                    </m:mPr>
                    <m:mr>
                      <m:e>
                        <m:sSub>
                          <m:sSubPr>
                            <m:ctrlPr>
                              <w:rPr>
                                <w:rFonts w:ascii="Cambria Math" w:hAnsi="Cambria Math"/>
                                <w:i/>
                                <w:sz w:val="26"/>
                                <w:szCs w:val="26"/>
                              </w:rPr>
                            </m:ctrlPr>
                          </m:sSubPr>
                          <m:e>
                            <m:sSub>
                              <m:sSubPr>
                                <m:ctrlPr>
                                  <w:rPr>
                                    <w:rFonts w:ascii="Cambria Math" w:hAnsi="Cambria Math"/>
                                    <w:i/>
                                    <w:sz w:val="26"/>
                                    <w:szCs w:val="26"/>
                                  </w:rPr>
                                </m:ctrlPr>
                              </m:sSubPr>
                              <m:e>
                                <m:r>
                                  <w:rPr>
                                    <w:rFonts w:ascii="Cambria Math" w:hAnsi="Cambria Math"/>
                                    <w:sz w:val="26"/>
                                    <w:szCs w:val="26"/>
                                  </w:rPr>
                                  <m:t>IDX</m:t>
                                </m:r>
                              </m:e>
                              <m:sub>
                                <m:r>
                                  <m:rPr>
                                    <m:sty m:val="p"/>
                                  </m:rPr>
                                  <w:rPr>
                                    <w:rFonts w:ascii="Cambria Math" w:hAnsi="Cambria Math"/>
                                    <w:sz w:val="26"/>
                                    <w:szCs w:val="26"/>
                                  </w:rPr>
                                  <m:t>Ξ</m:t>
                                </m:r>
                              </m:sub>
                            </m:sSub>
                            <m:r>
                              <w:rPr>
                                <w:rFonts w:ascii="Cambria Math" w:hAnsi="Cambria Math"/>
                                <w:sz w:val="26"/>
                                <w:szCs w:val="26"/>
                              </w:rPr>
                              <m:t>(⨀</m:t>
                            </m:r>
                          </m:e>
                          <m:sub>
                            <m:r>
                              <w:rPr>
                                <w:rFonts w:ascii="Cambria Math" w:hAnsi="Cambria Math"/>
                                <w:sz w:val="26"/>
                                <w:szCs w:val="26"/>
                              </w:rPr>
                              <m:t>di</m:t>
                            </m:r>
                          </m:sub>
                        </m:sSub>
                        <m:r>
                          <w:rPr>
                            <w:rFonts w:ascii="Cambria Math" w:hAnsi="Cambria Math"/>
                            <w:sz w:val="26"/>
                            <w:szCs w:val="26"/>
                          </w:rPr>
                          <m:t>)</m:t>
                        </m:r>
                      </m:e>
                      <m:e>
                        <m:sSub>
                          <m:sSubPr>
                            <m:ctrlPr>
                              <w:rPr>
                                <w:rFonts w:ascii="Cambria Math" w:hAnsi="Cambria Math"/>
                                <w:i/>
                                <w:sz w:val="26"/>
                                <w:szCs w:val="26"/>
                              </w:rPr>
                            </m:ctrlPr>
                          </m:sSubPr>
                          <m:e>
                            <m:sSub>
                              <m:sSubPr>
                                <m:ctrlPr>
                                  <w:rPr>
                                    <w:rFonts w:ascii="Cambria Math" w:hAnsi="Cambria Math"/>
                                    <w:i/>
                                    <w:sz w:val="26"/>
                                    <w:szCs w:val="26"/>
                                  </w:rPr>
                                </m:ctrlPr>
                              </m:sSubPr>
                              <m:e>
                                <m:r>
                                  <w:rPr>
                                    <w:rFonts w:ascii="Cambria Math" w:hAnsi="Cambria Math"/>
                                    <w:sz w:val="26"/>
                                    <w:szCs w:val="26"/>
                                  </w:rPr>
                                  <m:t>IDX</m:t>
                                </m:r>
                              </m:e>
                              <m:sub>
                                <m:r>
                                  <w:rPr>
                                    <w:rFonts w:ascii="Cambria Math" w:hAnsi="Cambria Math"/>
                                    <w:sz w:val="26"/>
                                    <w:szCs w:val="26"/>
                                  </w:rPr>
                                  <m:t>X</m:t>
                                </m:r>
                              </m:sub>
                            </m:sSub>
                            <m:r>
                              <w:rPr>
                                <w:rFonts w:ascii="Cambria Math" w:hAnsi="Cambria Math"/>
                                <w:sz w:val="26"/>
                                <w:szCs w:val="26"/>
                              </w:rPr>
                              <m:t>(y</m:t>
                            </m:r>
                          </m:e>
                          <m:sub>
                            <m:r>
                              <w:rPr>
                                <w:rFonts w:ascii="Cambria Math" w:hAnsi="Cambria Math"/>
                                <w:sz w:val="26"/>
                                <w:szCs w:val="26"/>
                              </w:rPr>
                              <m:t>di</m:t>
                            </m:r>
                          </m:sub>
                        </m:sSub>
                        <m:r>
                          <w:rPr>
                            <w:rFonts w:ascii="Cambria Math" w:hAnsi="Cambria Math"/>
                            <w:sz w:val="26"/>
                            <w:szCs w:val="26"/>
                          </w:rPr>
                          <m:t>)</m:t>
                        </m:r>
                      </m:e>
                    </m:mr>
                  </m:m>
                </m:e>
              </m:mr>
              <m:mr>
                <m:e>
                  <m:m>
                    <m:mPr>
                      <m:mcs>
                        <m:mc>
                          <m:mcPr>
                            <m:count m:val="1"/>
                            <m:mcJc m:val="center"/>
                          </m:mcPr>
                        </m:mc>
                      </m:mcs>
                      <m:ctrlPr>
                        <w:rPr>
                          <w:rFonts w:ascii="Cambria Math" w:hAnsi="Cambria Math"/>
                          <w:i/>
                          <w:sz w:val="26"/>
                          <w:szCs w:val="26"/>
                        </w:rPr>
                      </m:ctrlPr>
                    </m:mPr>
                    <m:mr>
                      <m:e>
                        <m:r>
                          <w:rPr>
                            <w:rFonts w:ascii="Cambria Math" w:hAnsi="Cambria Math"/>
                            <w:sz w:val="26"/>
                            <w:szCs w:val="26"/>
                          </w:rPr>
                          <m:t>⋮</m:t>
                        </m:r>
                      </m:e>
                    </m:mr>
                    <m:mr>
                      <m:e>
                        <m:sSub>
                          <m:sSubPr>
                            <m:ctrlPr>
                              <w:rPr>
                                <w:rFonts w:ascii="Cambria Math" w:hAnsi="Cambria Math"/>
                                <w:i/>
                                <w:sz w:val="26"/>
                                <w:szCs w:val="26"/>
                              </w:rPr>
                            </m:ctrlPr>
                          </m:sSubPr>
                          <m:e>
                            <m:sSub>
                              <m:sSubPr>
                                <m:ctrlPr>
                                  <w:rPr>
                                    <w:rFonts w:ascii="Cambria Math" w:hAnsi="Cambria Math"/>
                                    <w:i/>
                                    <w:sz w:val="26"/>
                                    <w:szCs w:val="26"/>
                                  </w:rPr>
                                </m:ctrlPr>
                              </m:sSubPr>
                              <m:e>
                                <m:r>
                                  <w:rPr>
                                    <w:rFonts w:ascii="Cambria Math" w:hAnsi="Cambria Math"/>
                                    <w:sz w:val="26"/>
                                    <w:szCs w:val="26"/>
                                  </w:rPr>
                                  <m:t>IDX</m:t>
                                </m:r>
                              </m:e>
                              <m:sub>
                                <m:r>
                                  <w:rPr>
                                    <w:rFonts w:ascii="Cambria Math" w:hAnsi="Cambria Math"/>
                                    <w:sz w:val="26"/>
                                    <w:szCs w:val="26"/>
                                  </w:rPr>
                                  <m:t>X</m:t>
                                </m:r>
                              </m:sub>
                            </m:sSub>
                            <m:r>
                              <w:rPr>
                                <w:rFonts w:ascii="Cambria Math" w:hAnsi="Cambria Math"/>
                                <w:sz w:val="26"/>
                                <w:szCs w:val="26"/>
                              </w:rPr>
                              <m:t>(x</m:t>
                            </m:r>
                          </m:e>
                          <m:sub>
                            <m:r>
                              <w:rPr>
                                <w:rFonts w:ascii="Cambria Math" w:hAnsi="Cambria Math"/>
                                <w:sz w:val="26"/>
                                <w:szCs w:val="26"/>
                              </w:rPr>
                              <m:t>ri</m:t>
                            </m:r>
                          </m:sub>
                        </m:sSub>
                        <m:r>
                          <w:rPr>
                            <w:rFonts w:ascii="Cambria Math" w:hAnsi="Cambria Math"/>
                            <w:sz w:val="26"/>
                            <w:szCs w:val="26"/>
                          </w:rPr>
                          <m:t>)</m:t>
                        </m:r>
                      </m:e>
                    </m:mr>
                  </m:m>
                </m:e>
                <m:e>
                  <m:m>
                    <m:mPr>
                      <m:mcs>
                        <m:mc>
                          <m:mcPr>
                            <m:count m:val="2"/>
                            <m:mcJc m:val="center"/>
                          </m:mcPr>
                        </m:mc>
                      </m:mcs>
                      <m:ctrlPr>
                        <w:rPr>
                          <w:rFonts w:ascii="Cambria Math" w:hAnsi="Cambria Math"/>
                          <w:i/>
                          <w:sz w:val="26"/>
                          <w:szCs w:val="26"/>
                        </w:rPr>
                      </m:ctrlPr>
                    </m:mPr>
                    <m:mr>
                      <m:e>
                        <m:m>
                          <m:mPr>
                            <m:mcs>
                              <m:mc>
                                <m:mcPr>
                                  <m:count m:val="1"/>
                                  <m:mcJc m:val="center"/>
                                </m:mcPr>
                              </m:mc>
                            </m:mcs>
                            <m:ctrlPr>
                              <w:rPr>
                                <w:rFonts w:ascii="Cambria Math" w:hAnsi="Cambria Math"/>
                                <w:i/>
                                <w:sz w:val="26"/>
                                <w:szCs w:val="26"/>
                              </w:rPr>
                            </m:ctrlPr>
                          </m:mPr>
                          <m:mr>
                            <m:e>
                              <m:r>
                                <w:rPr>
                                  <w:rFonts w:ascii="Cambria Math" w:hAnsi="Cambria Math"/>
                                  <w:sz w:val="26"/>
                                  <w:szCs w:val="26"/>
                                </w:rPr>
                                <m:t>⋮</m:t>
                              </m:r>
                            </m:e>
                          </m:mr>
                          <m:mr>
                            <m:e>
                              <m:sSub>
                                <m:sSubPr>
                                  <m:ctrlPr>
                                    <w:rPr>
                                      <w:rFonts w:ascii="Cambria Math" w:hAnsi="Cambria Math"/>
                                      <w:i/>
                                      <w:sz w:val="26"/>
                                      <w:szCs w:val="26"/>
                                    </w:rPr>
                                  </m:ctrlPr>
                                </m:sSubPr>
                                <m:e>
                                  <m:sSub>
                                    <m:sSubPr>
                                      <m:ctrlPr>
                                        <w:rPr>
                                          <w:rFonts w:ascii="Cambria Math" w:hAnsi="Cambria Math"/>
                                          <w:i/>
                                          <w:sz w:val="26"/>
                                          <w:szCs w:val="26"/>
                                        </w:rPr>
                                      </m:ctrlPr>
                                    </m:sSubPr>
                                    <m:e>
                                      <m:r>
                                        <w:rPr>
                                          <w:rFonts w:ascii="Cambria Math" w:hAnsi="Cambria Math"/>
                                          <w:sz w:val="26"/>
                                          <w:szCs w:val="26"/>
                                        </w:rPr>
                                        <m:t>IDX</m:t>
                                      </m:r>
                                    </m:e>
                                    <m:sub>
                                      <m:r>
                                        <m:rPr>
                                          <m:sty m:val="p"/>
                                        </m:rPr>
                                        <w:rPr>
                                          <w:rFonts w:ascii="Cambria Math" w:hAnsi="Cambria Math"/>
                                          <w:sz w:val="26"/>
                                          <w:szCs w:val="26"/>
                                        </w:rPr>
                                        <m:t>Ξ</m:t>
                                      </m:r>
                                    </m:sub>
                                  </m:sSub>
                                  <m:r>
                                    <w:rPr>
                                      <w:rFonts w:ascii="Cambria Math" w:hAnsi="Cambria Math"/>
                                      <w:sz w:val="26"/>
                                      <w:szCs w:val="26"/>
                                    </w:rPr>
                                    <m:t>(⨀</m:t>
                                  </m:r>
                                </m:e>
                                <m:sub>
                                  <m:r>
                                    <w:rPr>
                                      <w:rFonts w:ascii="Cambria Math" w:hAnsi="Cambria Math"/>
                                      <w:sz w:val="26"/>
                                      <w:szCs w:val="26"/>
                                    </w:rPr>
                                    <m:t>ri</m:t>
                                  </m:r>
                                </m:sub>
                              </m:sSub>
                              <m:r>
                                <w:rPr>
                                  <w:rFonts w:ascii="Cambria Math" w:hAnsi="Cambria Math"/>
                                  <w:sz w:val="26"/>
                                  <w:szCs w:val="26"/>
                                </w:rPr>
                                <m:t>)</m:t>
                              </m:r>
                            </m:e>
                          </m:mr>
                        </m:m>
                      </m:e>
                      <m:e>
                        <m:m>
                          <m:mPr>
                            <m:mcs>
                              <m:mc>
                                <m:mcPr>
                                  <m:count m:val="1"/>
                                  <m:mcJc m:val="center"/>
                                </m:mcPr>
                              </m:mc>
                            </m:mcs>
                            <m:ctrlPr>
                              <w:rPr>
                                <w:rFonts w:ascii="Cambria Math" w:hAnsi="Cambria Math"/>
                                <w:i/>
                                <w:sz w:val="26"/>
                                <w:szCs w:val="26"/>
                              </w:rPr>
                            </m:ctrlPr>
                          </m:mPr>
                          <m:mr>
                            <m:e>
                              <m:r>
                                <w:rPr>
                                  <w:rFonts w:ascii="Cambria Math" w:hAnsi="Cambria Math"/>
                                  <w:sz w:val="26"/>
                                  <w:szCs w:val="26"/>
                                </w:rPr>
                                <m:t>⋮</m:t>
                              </m:r>
                            </m:e>
                          </m:mr>
                          <m:mr>
                            <m:e>
                              <m:sSub>
                                <m:sSubPr>
                                  <m:ctrlPr>
                                    <w:rPr>
                                      <w:rFonts w:ascii="Cambria Math" w:hAnsi="Cambria Math"/>
                                      <w:i/>
                                      <w:sz w:val="26"/>
                                      <w:szCs w:val="26"/>
                                    </w:rPr>
                                  </m:ctrlPr>
                                </m:sSubPr>
                                <m:e>
                                  <m:r>
                                    <w:rPr>
                                      <w:rFonts w:ascii="Cambria Math" w:hAnsi="Cambria Math"/>
                                      <w:sz w:val="26"/>
                                      <w:szCs w:val="26"/>
                                    </w:rPr>
                                    <m:t>IDX</m:t>
                                  </m:r>
                                </m:e>
                                <m:sub>
                                  <m:r>
                                    <w:rPr>
                                      <w:rFonts w:ascii="Cambria Math" w:hAnsi="Cambria Math"/>
                                      <w:sz w:val="26"/>
                                      <w:szCs w:val="26"/>
                                    </w:rPr>
                                    <m:t>X</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y</m:t>
                                  </m:r>
                                </m:e>
                                <m:sub>
                                  <m:r>
                                    <w:rPr>
                                      <w:rFonts w:ascii="Cambria Math" w:hAnsi="Cambria Math"/>
                                      <w:sz w:val="26"/>
                                      <w:szCs w:val="26"/>
                                    </w:rPr>
                                    <m:t>ri</m:t>
                                  </m:r>
                                </m:sub>
                              </m:sSub>
                              <m:r>
                                <w:rPr>
                                  <w:rFonts w:ascii="Cambria Math" w:hAnsi="Cambria Math"/>
                                  <w:sz w:val="26"/>
                                  <w:szCs w:val="26"/>
                                </w:rPr>
                                <m:t>)</m:t>
                              </m:r>
                            </m:e>
                          </m:mr>
                        </m:m>
                      </m:e>
                    </m:mr>
                  </m:m>
                </m:e>
              </m:mr>
            </m:m>
          </m:e>
        </m:d>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θ</m:t>
            </m:r>
          </m:e>
          <m:sub>
            <m:sSub>
              <m:sSubPr>
                <m:ctrlPr>
                  <w:rPr>
                    <w:rFonts w:ascii="Cambria Math" w:hAnsi="Cambria Math"/>
                    <w:i/>
                    <w:sz w:val="26"/>
                    <w:szCs w:val="26"/>
                  </w:rPr>
                </m:ctrlPr>
              </m:sSubPr>
              <m:e>
                <m:r>
                  <w:rPr>
                    <w:rFonts w:ascii="Cambria Math" w:hAnsi="Cambria Math"/>
                    <w:sz w:val="26"/>
                    <w:szCs w:val="26"/>
                  </w:rPr>
                  <m:t>SC</m:t>
                </m:r>
              </m:e>
              <m:sub>
                <m:r>
                  <w:rPr>
                    <w:rFonts w:ascii="Cambria Math" w:hAnsi="Cambria Math"/>
                    <w:sz w:val="26"/>
                    <w:szCs w:val="26"/>
                  </w:rPr>
                  <m:t>i-1</m:t>
                </m:r>
              </m:sub>
            </m:sSub>
          </m:sub>
        </m:sSub>
        <m:r>
          <w:rPr>
            <w:rFonts w:ascii="Cambria Math" w:hAnsi="Cambria Math"/>
            <w:sz w:val="26"/>
            <w:szCs w:val="26"/>
          </w:rPr>
          <m:t>)</m:t>
        </m:r>
      </m:oMath>
      <w:r w:rsidR="00EA18BA">
        <w:rPr>
          <w:rFonts w:ascii="Times New Roman" w:hAnsi="Times New Roman"/>
          <w:sz w:val="26"/>
          <w:szCs w:val="26"/>
        </w:rPr>
        <w:t xml:space="preserve"> </w:t>
      </w:r>
      <w:r w:rsidR="004A2BFD">
        <w:rPr>
          <w:rFonts w:ascii="Times New Roman" w:hAnsi="Times New Roman"/>
          <w:sz w:val="26"/>
          <w:szCs w:val="26"/>
        </w:rPr>
        <w:t>.</w:t>
      </w:r>
      <w:r w:rsidR="00164D3C">
        <w:rPr>
          <w:rFonts w:ascii="Times New Roman" w:hAnsi="Times New Roman"/>
          <w:sz w:val="26"/>
          <w:szCs w:val="26"/>
        </w:rPr>
        <w:t xml:space="preserve"> </w:t>
      </w:r>
    </w:p>
    <w:p w14:paraId="22AE1C16" w14:textId="4EA3DECE" w:rsidR="6BA811D3" w:rsidRDefault="3C9EA73E" w:rsidP="005224EE">
      <w:pPr>
        <w:spacing w:before="0" w:after="0" w:line="240" w:lineRule="auto"/>
        <w:jc w:val="left"/>
        <w:rPr>
          <w:rFonts w:ascii="Times New Roman" w:hAnsi="Times New Roman"/>
          <w:sz w:val="26"/>
          <w:szCs w:val="26"/>
        </w:rPr>
      </w:pPr>
      <w:r w:rsidRPr="1437E59D">
        <w:rPr>
          <w:rFonts w:ascii="Times New Roman" w:hAnsi="Times New Roman"/>
          <w:sz w:val="26"/>
          <w:szCs w:val="26"/>
        </w:rPr>
        <w:t xml:space="preserve">Inside C(S_i), MAX#R(SMS) denotes the maximum number of rows among SMS states formula matrixes, #R(\operatorname{S}_i)\ describes the number of rows in the formula matrix of \operatorname{S}_i , 0_{(MAX#R(SMS)-#R(\operatorname{S}_i))\ x\ 3\ },\ is the zero for the matricial space with shape (MAX#R(SMS)-#R(\operatorname{S}_i))\ x\ 3 and ConcatR, is a binary operator that performs row wise concatenation for an arbitrary tuple of matrixes (\operatorname{E}_{L\ x\ Q},\operatorname{F}_{M\ x\ Q}). </w:t>
      </w:r>
    </w:p>
    <w:p w14:paraId="0C69F892" w14:textId="541E0E5B" w:rsidR="003A2E43" w:rsidRDefault="001F2465" w:rsidP="005224EE">
      <w:pPr>
        <w:spacing w:before="0" w:after="0" w:line="240" w:lineRule="auto"/>
        <w:jc w:val="left"/>
        <w:rPr>
          <w:rFonts w:ascii="Times New Roman" w:hAnsi="Times New Roman"/>
          <w:sz w:val="26"/>
          <w:szCs w:val="26"/>
        </w:rPr>
      </w:pPr>
      <w:r>
        <w:rPr>
          <w:rFonts w:ascii="Times New Roman" w:hAnsi="Times New Roman"/>
          <w:sz w:val="26"/>
          <w:szCs w:val="26"/>
        </w:rPr>
        <w:t>Further on</w:t>
      </w:r>
      <w:r w:rsidR="003A2E43" w:rsidRPr="003A2E43">
        <w:rPr>
          <w:rFonts w:ascii="Times New Roman" w:hAnsi="Times New Roman"/>
          <w:sz w:val="26"/>
          <w:szCs w:val="26"/>
        </w:rPr>
        <w:t xml:space="preserve">, </w:t>
      </w:r>
      <w:r w:rsidR="00ED1040">
        <w:rPr>
          <w:rFonts w:ascii="Times New Roman" w:hAnsi="Times New Roman"/>
          <w:sz w:val="26"/>
          <w:szCs w:val="26"/>
        </w:rPr>
        <w:t xml:space="preserve">within the DKANA block, </w:t>
      </w:r>
      <w:r>
        <w:rPr>
          <w:rFonts w:ascii="Times New Roman" w:hAnsi="Times New Roman"/>
          <w:sz w:val="26"/>
          <w:szCs w:val="26"/>
        </w:rPr>
        <w:t>the</w:t>
      </w:r>
      <w:r w:rsidR="003A2E43" w:rsidRPr="003A2E43">
        <w:rPr>
          <w:rFonts w:ascii="Times New Roman" w:hAnsi="Times New Roman"/>
          <w:sz w:val="26"/>
          <w:szCs w:val="26"/>
        </w:rPr>
        <w:t xml:space="preserve"> </w:t>
      </w:r>
      <w:r w:rsidR="00E748CD">
        <w:rPr>
          <w:rFonts w:ascii="Times New Roman" w:hAnsi="Times New Roman"/>
          <w:sz w:val="26"/>
          <w:szCs w:val="26"/>
        </w:rPr>
        <w:t xml:space="preserve">Row Wise Latent Representation Component </w:t>
      </w:r>
      <w:r w:rsidR="00471FBF">
        <w:rPr>
          <w:rFonts w:ascii="Times New Roman" w:hAnsi="Times New Roman"/>
          <w:sz w:val="26"/>
          <w:szCs w:val="26"/>
        </w:rPr>
        <w:t>or RWLRC,</w:t>
      </w:r>
      <w:r w:rsidR="003A2E43" w:rsidRPr="003A2E43">
        <w:rPr>
          <w:rFonts w:ascii="Times New Roman" w:hAnsi="Times New Roman"/>
          <w:sz w:val="26"/>
          <w:szCs w:val="26"/>
        </w:rPr>
        <w:t xml:space="preserve"> </w:t>
      </w:r>
      <w:r w:rsidR="00471FBF">
        <w:rPr>
          <w:rFonts w:ascii="Times New Roman" w:hAnsi="Times New Roman"/>
          <w:sz w:val="26"/>
          <w:szCs w:val="26"/>
        </w:rPr>
        <w:t>employs</w:t>
      </w:r>
      <w:r w:rsidR="00216ABB">
        <w:rPr>
          <w:rFonts w:ascii="Times New Roman" w:hAnsi="Times New Roman"/>
          <w:sz w:val="26"/>
          <w:szCs w:val="26"/>
        </w:rPr>
        <w:t xml:space="preserve"> </w:t>
      </w:r>
      <w:r w:rsidR="005A4410">
        <w:rPr>
          <w:rFonts w:ascii="Times New Roman" w:hAnsi="Times New Roman"/>
          <w:sz w:val="26"/>
          <w:szCs w:val="26"/>
        </w:rPr>
        <w:t xml:space="preserve">two </w:t>
      </w:r>
      <w:r w:rsidR="003A2E43" w:rsidRPr="003A2E43">
        <w:rPr>
          <w:rFonts w:ascii="Times New Roman" w:hAnsi="Times New Roman"/>
          <w:sz w:val="26"/>
          <w:szCs w:val="26"/>
        </w:rPr>
        <w:t xml:space="preserve"> </w:t>
      </w:r>
      <w:r w:rsidR="00471FBF">
        <w:rPr>
          <w:rFonts w:ascii="Times New Roman" w:hAnsi="Times New Roman"/>
          <w:sz w:val="26"/>
          <w:szCs w:val="26"/>
        </w:rPr>
        <w:t>multi layer perceptron</w:t>
      </w:r>
      <w:r w:rsidR="003A2E43" w:rsidRPr="003A2E43">
        <w:rPr>
          <w:rFonts w:ascii="Times New Roman" w:hAnsi="Times New Roman"/>
          <w:sz w:val="26"/>
          <w:szCs w:val="26"/>
        </w:rPr>
        <w:t xml:space="preserve"> (MLP), </w:t>
      </w:r>
      <w:r w:rsidR="005713CE">
        <w:rPr>
          <w:rFonts w:ascii="Times New Roman" w:hAnsi="Times New Roman"/>
          <w:sz w:val="26"/>
          <w:szCs w:val="26"/>
        </w:rPr>
        <w:t xml:space="preserve">which </w:t>
      </w:r>
      <w:r w:rsidR="005A4410">
        <w:rPr>
          <w:rFonts w:ascii="Times New Roman" w:hAnsi="Times New Roman"/>
          <w:sz w:val="26"/>
          <w:szCs w:val="26"/>
        </w:rPr>
        <w:t>are</w:t>
      </w:r>
      <w:r w:rsidR="005713CE">
        <w:rPr>
          <w:rFonts w:ascii="Times New Roman" w:hAnsi="Times New Roman"/>
          <w:sz w:val="26"/>
          <w:szCs w:val="26"/>
        </w:rPr>
        <w:t xml:space="preserve"> </w:t>
      </w:r>
      <w:r w:rsidR="00471FBF">
        <w:rPr>
          <w:rFonts w:ascii="Times New Roman" w:hAnsi="Times New Roman"/>
          <w:sz w:val="26"/>
          <w:szCs w:val="26"/>
        </w:rPr>
        <w:t xml:space="preserve">defined as </w:t>
      </w:r>
      <w:r w:rsidR="00FA2C47">
        <w:rPr>
          <w:rFonts w:ascii="Times New Roman" w:hAnsi="Times New Roman"/>
          <w:sz w:val="26"/>
          <w:szCs w:val="26"/>
        </w:rPr>
        <w:t>the function</w:t>
      </w:r>
      <w:r w:rsidR="00F210E0">
        <w:rPr>
          <w:rFonts w:ascii="Times New Roman" w:hAnsi="Times New Roman"/>
          <w:sz w:val="26"/>
          <w:szCs w:val="26"/>
        </w:rPr>
        <w:t>s</w:t>
      </w:r>
      <w:r w:rsidR="003A2E43" w:rsidRPr="003A2E43">
        <w:rPr>
          <w:rFonts w:ascii="Times New Roman" w:hAnsi="Times New Roman"/>
          <w:sz w:val="26"/>
          <w:szCs w:val="26"/>
        </w:rPr>
        <w:t xml:space="preserve"> </w:t>
      </w:r>
      <w:r w:rsidR="00216ABB">
        <w:rPr>
          <w:rFonts w:ascii="Times New Roman" w:hAnsi="Times New Roman"/>
          <w:sz w:val="26"/>
          <w:szCs w:val="26"/>
        </w:rPr>
        <w:t xml:space="preserve"> </w:t>
      </w:r>
      <m:oMath>
        <m:sSub>
          <m:sSubPr>
            <m:ctrlPr>
              <w:rPr>
                <w:rFonts w:ascii="Cambria Math" w:hAnsi="Cambria Math"/>
                <w:i/>
                <w:sz w:val="26"/>
                <w:szCs w:val="26"/>
              </w:rPr>
            </m:ctrlPr>
          </m:sSubPr>
          <m:e>
            <m:r>
              <w:rPr>
                <w:rFonts w:ascii="Cambria Math" w:hAnsi="Cambria Math"/>
                <w:sz w:val="26"/>
                <w:szCs w:val="26"/>
              </w:rPr>
              <m:t>RWLMLP1</m:t>
            </m:r>
          </m:e>
          <m:sub>
            <m:r>
              <w:rPr>
                <w:rFonts w:ascii="Cambria Math" w:hAnsi="Cambria Math"/>
                <w:sz w:val="26"/>
                <w:szCs w:val="26"/>
              </w:rPr>
              <m:t>θ</m:t>
            </m:r>
          </m:sub>
        </m:sSub>
        <m:r>
          <w:rPr>
            <w:rFonts w:ascii="Cambria Math" w:hAnsi="Cambria Math"/>
            <w:sz w:val="26"/>
            <w:szCs w:val="26"/>
          </w:rPr>
          <m:t>:</m:t>
        </m:r>
        <m:sSub>
          <m:sSubPr>
            <m:ctrlPr>
              <w:rPr>
                <w:rFonts w:ascii="Cambria Math" w:hAnsi="Cambria Math"/>
                <w:i/>
                <w:sz w:val="26"/>
                <w:szCs w:val="26"/>
              </w:rPr>
            </m:ctrlPr>
          </m:sSubPr>
          <m:e>
            <m:r>
              <m:rPr>
                <m:scr m:val="script"/>
              </m:rPr>
              <w:rPr>
                <w:rFonts w:ascii="Cambria Math" w:hAnsi="Cambria Math"/>
                <w:sz w:val="26"/>
                <w:szCs w:val="26"/>
              </w:rPr>
              <m:t>M</m:t>
            </m:r>
          </m:e>
          <m:sub>
            <m:r>
              <w:rPr>
                <w:rFonts w:ascii="Cambria Math" w:hAnsi="Cambria Math"/>
                <w:sz w:val="26"/>
                <w:szCs w:val="26"/>
              </w:rPr>
              <m:t xml:space="preserve">1 x 3 </m:t>
            </m:r>
          </m:sub>
        </m:sSub>
        <m:r>
          <w:rPr>
            <w:rFonts w:ascii="Cambria Math" w:hAnsi="Cambria Math"/>
            <w:sz w:val="26"/>
            <w:szCs w:val="26"/>
          </w:rPr>
          <m:t>⟼</m:t>
        </m:r>
        <m:sSub>
          <m:sSubPr>
            <m:ctrlPr>
              <w:rPr>
                <w:rFonts w:ascii="Cambria Math" w:hAnsi="Cambria Math"/>
                <w:i/>
                <w:sz w:val="26"/>
                <w:szCs w:val="26"/>
              </w:rPr>
            </m:ctrlPr>
          </m:sSubPr>
          <m:e>
            <m:r>
              <m:rPr>
                <m:scr m:val="script"/>
              </m:rPr>
              <w:rPr>
                <w:rFonts w:ascii="Cambria Math" w:hAnsi="Cambria Math"/>
                <w:sz w:val="26"/>
                <w:szCs w:val="26"/>
              </w:rPr>
              <m:t>M</m:t>
            </m:r>
          </m:e>
          <m:sub>
            <m:r>
              <w:rPr>
                <w:rFonts w:ascii="Cambria Math" w:hAnsi="Cambria Math"/>
                <w:sz w:val="26"/>
                <w:szCs w:val="26"/>
              </w:rPr>
              <m:t>1 x R</m:t>
            </m:r>
          </m:sub>
        </m:sSub>
        <m:r>
          <w:rPr>
            <w:rFonts w:ascii="Cambria Math" w:hAnsi="Cambria Math"/>
            <w:sz w:val="26"/>
            <w:szCs w:val="26"/>
          </w:rPr>
          <m:t xml:space="preserve"> </m:t>
        </m:r>
      </m:oMath>
      <w:r w:rsidR="006B7990">
        <w:rPr>
          <w:rFonts w:ascii="Times New Roman" w:hAnsi="Times New Roman"/>
          <w:sz w:val="26"/>
          <w:szCs w:val="26"/>
        </w:rPr>
        <w:t xml:space="preserve">and </w:t>
      </w:r>
      <m:oMath>
        <m:sSub>
          <m:sSubPr>
            <m:ctrlPr>
              <w:rPr>
                <w:rFonts w:ascii="Cambria Math" w:hAnsi="Cambria Math"/>
                <w:i/>
                <w:sz w:val="26"/>
                <w:szCs w:val="26"/>
              </w:rPr>
            </m:ctrlPr>
          </m:sSubPr>
          <m:e>
            <m:r>
              <w:rPr>
                <w:rFonts w:ascii="Cambria Math" w:hAnsi="Cambria Math"/>
                <w:sz w:val="26"/>
                <w:szCs w:val="26"/>
              </w:rPr>
              <m:t>RWLMLP2</m:t>
            </m:r>
          </m:e>
          <m:sub>
            <m:r>
              <w:rPr>
                <w:rFonts w:ascii="Cambria Math" w:hAnsi="Cambria Math"/>
                <w:sz w:val="26"/>
                <w:szCs w:val="26"/>
              </w:rPr>
              <m:t>θ</m:t>
            </m:r>
          </m:sub>
        </m:sSub>
        <m:r>
          <w:rPr>
            <w:rFonts w:ascii="Cambria Math" w:hAnsi="Cambria Math"/>
            <w:sz w:val="26"/>
            <w:szCs w:val="26"/>
          </w:rPr>
          <m:t>:</m:t>
        </m:r>
        <m:sSub>
          <m:sSubPr>
            <m:ctrlPr>
              <w:rPr>
                <w:rFonts w:ascii="Cambria Math" w:hAnsi="Cambria Math"/>
                <w:i/>
                <w:sz w:val="26"/>
                <w:szCs w:val="26"/>
              </w:rPr>
            </m:ctrlPr>
          </m:sSubPr>
          <m:e>
            <m:r>
              <m:rPr>
                <m:scr m:val="script"/>
              </m:rPr>
              <w:rPr>
                <w:rFonts w:ascii="Cambria Math" w:hAnsi="Cambria Math"/>
                <w:sz w:val="26"/>
                <w:szCs w:val="26"/>
              </w:rPr>
              <m:t>M</m:t>
            </m:r>
          </m:e>
          <m:sub>
            <m:r>
              <w:rPr>
                <w:rFonts w:ascii="Cambria Math" w:hAnsi="Cambria Math"/>
                <w:sz w:val="26"/>
                <w:szCs w:val="26"/>
              </w:rPr>
              <m:t xml:space="preserve">1 x |X| </m:t>
            </m:r>
          </m:sub>
        </m:sSub>
        <m:r>
          <w:rPr>
            <w:rFonts w:ascii="Cambria Math" w:hAnsi="Cambria Math"/>
            <w:sz w:val="26"/>
            <w:szCs w:val="26"/>
          </w:rPr>
          <m:t>⟼</m:t>
        </m:r>
        <m:sSub>
          <m:sSubPr>
            <m:ctrlPr>
              <w:rPr>
                <w:rFonts w:ascii="Cambria Math" w:hAnsi="Cambria Math"/>
                <w:i/>
                <w:sz w:val="26"/>
                <w:szCs w:val="26"/>
              </w:rPr>
            </m:ctrlPr>
          </m:sSubPr>
          <m:e>
            <m:r>
              <m:rPr>
                <m:scr m:val="script"/>
              </m:rPr>
              <w:rPr>
                <w:rFonts w:ascii="Cambria Math" w:hAnsi="Cambria Math"/>
                <w:sz w:val="26"/>
                <w:szCs w:val="26"/>
              </w:rPr>
              <m:t>M</m:t>
            </m:r>
          </m:e>
          <m:sub>
            <m:r>
              <w:rPr>
                <w:rFonts w:ascii="Cambria Math" w:hAnsi="Cambria Math"/>
                <w:sz w:val="26"/>
                <w:szCs w:val="26"/>
              </w:rPr>
              <m:t>1x R</m:t>
            </m:r>
          </m:sub>
        </m:sSub>
      </m:oMath>
      <w:r w:rsidR="006B7990">
        <w:rPr>
          <w:rFonts w:ascii="Times New Roman" w:hAnsi="Times New Roman"/>
          <w:sz w:val="26"/>
          <w:szCs w:val="26"/>
        </w:rPr>
        <w:t xml:space="preserve"> respectively</w:t>
      </w:r>
      <w:r w:rsidR="003A2E43" w:rsidRPr="003A2E43">
        <w:rPr>
          <w:rFonts w:ascii="Times New Roman" w:hAnsi="Times New Roman"/>
          <w:sz w:val="26"/>
          <w:szCs w:val="26"/>
        </w:rPr>
        <w:t xml:space="preserve">, </w:t>
      </w:r>
      <w:r w:rsidR="00E23776">
        <w:rPr>
          <w:rFonts w:ascii="Times New Roman" w:hAnsi="Times New Roman"/>
          <w:sz w:val="26"/>
          <w:szCs w:val="26"/>
        </w:rPr>
        <w:t>to</w:t>
      </w:r>
      <w:r w:rsidR="003A2E43" w:rsidRPr="003A2E43">
        <w:rPr>
          <w:rFonts w:ascii="Times New Roman" w:hAnsi="Times New Roman"/>
          <w:sz w:val="26"/>
          <w:szCs w:val="26"/>
        </w:rPr>
        <w:t xml:space="preserve"> </w:t>
      </w:r>
      <w:r w:rsidR="00E23776">
        <w:rPr>
          <w:rFonts w:ascii="Times New Roman" w:hAnsi="Times New Roman"/>
          <w:sz w:val="26"/>
          <w:szCs w:val="26"/>
        </w:rPr>
        <w:t>proyect</w:t>
      </w:r>
      <w:r w:rsidR="007C4BA1">
        <w:rPr>
          <w:rFonts w:ascii="Times New Roman" w:hAnsi="Times New Roman"/>
          <w:sz w:val="26"/>
          <w:szCs w:val="26"/>
        </w:rPr>
        <w:t xml:space="preserve"> </w:t>
      </w:r>
      <w:r w:rsidR="00D85DEC">
        <w:rPr>
          <w:rFonts w:ascii="Times New Roman" w:hAnsi="Times New Roman"/>
          <w:sz w:val="26"/>
          <w:szCs w:val="26"/>
        </w:rPr>
        <w:t xml:space="preserve">each row of the </w:t>
      </w:r>
      <w:r w:rsidR="00715ADE">
        <w:rPr>
          <w:rFonts w:ascii="Times New Roman" w:hAnsi="Times New Roman"/>
          <w:sz w:val="26"/>
          <w:szCs w:val="26"/>
        </w:rPr>
        <w:t xml:space="preserve"> </w:t>
      </w:r>
      <m:oMath>
        <m:r>
          <w:rPr>
            <w:rFonts w:ascii="Cambria Math" w:hAnsi="Cambria Math"/>
            <w:sz w:val="26"/>
            <w:szCs w:val="26"/>
          </w:rPr>
          <m:t>C(</m:t>
        </m:r>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i</m:t>
            </m:r>
          </m:sub>
        </m:sSub>
        <m:r>
          <w:rPr>
            <w:rFonts w:ascii="Cambria Math" w:hAnsi="Cambria Math"/>
            <w:sz w:val="26"/>
            <w:szCs w:val="26"/>
          </w:rPr>
          <m:t>)</m:t>
        </m:r>
      </m:oMath>
      <w:r w:rsidR="00715ADE">
        <w:rPr>
          <w:rFonts w:ascii="Times New Roman" w:hAnsi="Times New Roman"/>
          <w:sz w:val="26"/>
          <w:szCs w:val="26"/>
        </w:rPr>
        <w:t xml:space="preserve"> matrix </w:t>
      </w:r>
      <w:r w:rsidR="003A4D20">
        <w:rPr>
          <w:rFonts w:ascii="Times New Roman" w:hAnsi="Times New Roman"/>
          <w:sz w:val="26"/>
          <w:szCs w:val="26"/>
        </w:rPr>
        <w:t>and</w:t>
      </w:r>
      <w:r w:rsidR="00D85DEC">
        <w:rPr>
          <w:rFonts w:ascii="Times New Roman" w:hAnsi="Times New Roman"/>
          <w:sz w:val="26"/>
          <w:szCs w:val="26"/>
        </w:rPr>
        <w:t xml:space="preserve"> the</w:t>
      </w:r>
      <w:r w:rsidR="003A4D20">
        <w:rPr>
          <w:rFonts w:ascii="Times New Roman" w:hAnsi="Times New Roman"/>
          <w:sz w:val="26"/>
          <w:szCs w:val="26"/>
        </w:rPr>
        <w:t xml:space="preserve"> configuration </w:t>
      </w:r>
      <w:r w:rsidR="007C4BA1">
        <w:rPr>
          <w:rFonts w:ascii="Times New Roman" w:hAnsi="Times New Roman"/>
          <w:sz w:val="26"/>
          <w:szCs w:val="26"/>
        </w:rPr>
        <w:t xml:space="preserve"> </w:t>
      </w:r>
      <m:oMath>
        <m:sSub>
          <m:sSubPr>
            <m:ctrlPr>
              <w:rPr>
                <w:rFonts w:ascii="Cambria Math" w:hAnsi="Cambria Math"/>
                <w:i/>
                <w:sz w:val="26"/>
                <w:szCs w:val="26"/>
              </w:rPr>
            </m:ctrlPr>
          </m:sSubPr>
          <m:e>
            <m:r>
              <w:rPr>
                <w:rFonts w:ascii="Cambria Math" w:hAnsi="Cambria Math"/>
                <w:sz w:val="26"/>
                <w:szCs w:val="26"/>
              </w:rPr>
              <m:t>θ</m:t>
            </m:r>
          </m:e>
          <m:sub>
            <m:sSub>
              <m:sSubPr>
                <m:ctrlPr>
                  <w:rPr>
                    <w:rFonts w:ascii="Cambria Math" w:hAnsi="Cambria Math"/>
                    <w:i/>
                    <w:sz w:val="26"/>
                    <w:szCs w:val="26"/>
                  </w:rPr>
                </m:ctrlPr>
              </m:sSubPr>
              <m:e>
                <m:r>
                  <w:rPr>
                    <w:rFonts w:ascii="Cambria Math" w:hAnsi="Cambria Math"/>
                    <w:sz w:val="26"/>
                    <w:szCs w:val="26"/>
                  </w:rPr>
                  <m:t>SC</m:t>
                </m:r>
              </m:e>
              <m:sub>
                <m:r>
                  <w:rPr>
                    <w:rFonts w:ascii="Cambria Math" w:hAnsi="Cambria Math"/>
                    <w:sz w:val="26"/>
                    <w:szCs w:val="26"/>
                  </w:rPr>
                  <m:t>i-1</m:t>
                </m:r>
              </m:sub>
            </m:sSub>
          </m:sub>
        </m:sSub>
      </m:oMath>
      <w:r w:rsidR="00676F8A">
        <w:rPr>
          <w:rFonts w:ascii="Times New Roman" w:hAnsi="Times New Roman"/>
          <w:sz w:val="26"/>
          <w:szCs w:val="26"/>
        </w:rPr>
        <w:t>,</w:t>
      </w:r>
      <w:r w:rsidR="003A2E43" w:rsidRPr="003A2E43">
        <w:rPr>
          <w:rFonts w:ascii="Times New Roman" w:hAnsi="Times New Roman"/>
          <w:sz w:val="26"/>
          <w:szCs w:val="26"/>
        </w:rPr>
        <w:t xml:space="preserve"> </w:t>
      </w:r>
      <w:r w:rsidR="003A4D20">
        <w:rPr>
          <w:rFonts w:ascii="Times New Roman" w:hAnsi="Times New Roman"/>
          <w:sz w:val="26"/>
          <w:szCs w:val="26"/>
        </w:rPr>
        <w:t xml:space="preserve"> </w:t>
      </w:r>
      <w:r w:rsidR="00676F8A">
        <w:rPr>
          <w:rFonts w:ascii="Times New Roman" w:hAnsi="Times New Roman"/>
          <w:sz w:val="26"/>
          <w:szCs w:val="26"/>
        </w:rPr>
        <w:t>in</w:t>
      </w:r>
      <w:r w:rsidR="003A4D20">
        <w:rPr>
          <w:rFonts w:ascii="Times New Roman" w:hAnsi="Times New Roman"/>
          <w:sz w:val="26"/>
          <w:szCs w:val="26"/>
        </w:rPr>
        <w:t>to a common</w:t>
      </w:r>
      <w:r w:rsidR="003A2E43" w:rsidRPr="003A2E43">
        <w:rPr>
          <w:rFonts w:ascii="Times New Roman" w:hAnsi="Times New Roman"/>
          <w:sz w:val="26"/>
          <w:szCs w:val="26"/>
        </w:rPr>
        <w:t xml:space="preserve"> </w:t>
      </w:r>
      <w:r w:rsidR="00934865">
        <w:rPr>
          <w:rFonts w:ascii="Times New Roman" w:hAnsi="Times New Roman"/>
          <w:sz w:val="26"/>
          <w:szCs w:val="26"/>
        </w:rPr>
        <w:t xml:space="preserve">vectorial space </w:t>
      </w:r>
      <w:r w:rsidR="00B27499">
        <w:rPr>
          <w:rFonts w:ascii="Times New Roman" w:hAnsi="Times New Roman"/>
          <w:sz w:val="26"/>
          <w:szCs w:val="26"/>
        </w:rPr>
        <w:t>of dimension</w:t>
      </w:r>
      <w:r w:rsidR="00DE5F4E">
        <w:rPr>
          <w:rFonts w:ascii="Times New Roman" w:hAnsi="Times New Roman"/>
          <w:sz w:val="26"/>
          <w:szCs w:val="26"/>
        </w:rPr>
        <w:t xml:space="preserve"> R</w:t>
      </w:r>
      <w:r w:rsidR="003A2E43" w:rsidRPr="003A2E43">
        <w:rPr>
          <w:rFonts w:ascii="Times New Roman" w:hAnsi="Times New Roman"/>
          <w:sz w:val="26"/>
          <w:szCs w:val="26"/>
        </w:rPr>
        <w:t>.</w:t>
      </w:r>
    </w:p>
    <w:p w14:paraId="6F14315E" w14:textId="32630613" w:rsidR="00CA7E98" w:rsidRDefault="00141B27" w:rsidP="005224EE">
      <w:pPr>
        <w:spacing w:before="0" w:after="0" w:line="240" w:lineRule="auto"/>
        <w:jc w:val="left"/>
        <w:rPr>
          <w:rFonts w:ascii="Times New Roman" w:hAnsi="Times New Roman"/>
          <w:sz w:val="26"/>
          <w:szCs w:val="26"/>
        </w:rPr>
      </w:pPr>
      <w:r>
        <w:rPr>
          <w:rFonts w:ascii="Times New Roman" w:hAnsi="Times New Roman"/>
          <w:sz w:val="26"/>
          <w:szCs w:val="26"/>
        </w:rPr>
        <w:lastRenderedPageBreak/>
        <w:t>T</w:t>
      </w:r>
      <w:r w:rsidR="00A64DC5">
        <w:rPr>
          <w:rFonts w:ascii="Times New Roman" w:hAnsi="Times New Roman"/>
          <w:sz w:val="26"/>
          <w:szCs w:val="26"/>
        </w:rPr>
        <w:t>his results in the</w:t>
      </w:r>
      <w:r w:rsidR="00D7009E">
        <w:rPr>
          <w:rFonts w:ascii="Times New Roman" w:hAnsi="Times New Roman"/>
          <w:sz w:val="26"/>
          <w:szCs w:val="26"/>
        </w:rPr>
        <w:t xml:space="preserve"> representation </w:t>
      </w:r>
      <m:oMath>
        <m:sSub>
          <m:sSubPr>
            <m:ctrlPr>
              <w:rPr>
                <w:rFonts w:ascii="Cambria Math" w:hAnsi="Cambria Math"/>
                <w:i/>
                <w:sz w:val="26"/>
                <w:szCs w:val="26"/>
              </w:rPr>
            </m:ctrlPr>
          </m:sSubPr>
          <m:e>
            <m:r>
              <w:rPr>
                <w:rFonts w:ascii="Cambria Math" w:hAnsi="Cambria Math"/>
                <w:sz w:val="26"/>
                <w:szCs w:val="26"/>
              </w:rPr>
              <m:t>PMLP</m:t>
            </m:r>
          </m:e>
          <m:sub>
            <m:r>
              <w:rPr>
                <w:rFonts w:ascii="Cambria Math" w:hAnsi="Cambria Math"/>
                <w:sz w:val="26"/>
                <w:szCs w:val="26"/>
              </w:rPr>
              <m:t>i</m:t>
            </m:r>
          </m:sub>
        </m:sSub>
      </m:oMath>
      <w:r w:rsidR="005265EA">
        <w:rPr>
          <w:rFonts w:ascii="Times New Roman" w:hAnsi="Times New Roman"/>
          <w:sz w:val="26"/>
          <w:szCs w:val="26"/>
        </w:rPr>
        <w:t>,</w:t>
      </w:r>
      <w:r w:rsidR="008B1244">
        <w:rPr>
          <w:rFonts w:ascii="Times New Roman" w:hAnsi="Times New Roman"/>
          <w:sz w:val="26"/>
          <w:szCs w:val="26"/>
        </w:rPr>
        <w:t xml:space="preserve"> which is the</w:t>
      </w:r>
      <w:r w:rsidR="00D64E66">
        <w:rPr>
          <w:rFonts w:ascii="Times New Roman" w:hAnsi="Times New Roman"/>
          <w:sz w:val="26"/>
          <w:szCs w:val="26"/>
        </w:rPr>
        <w:t xml:space="preserve"> row wise</w:t>
      </w:r>
      <w:r w:rsidR="00E55CDF">
        <w:rPr>
          <w:rFonts w:ascii="Times New Roman" w:hAnsi="Times New Roman"/>
          <w:sz w:val="26"/>
          <w:szCs w:val="26"/>
        </w:rPr>
        <w:t xml:space="preserve"> concatenation of  </w:t>
      </w:r>
      <m:oMath>
        <m:r>
          <w:rPr>
            <w:rFonts w:ascii="Cambria Math" w:hAnsi="Cambria Math"/>
            <w:sz w:val="26"/>
            <w:szCs w:val="26"/>
          </w:rPr>
          <m:t>C</m:t>
        </m:r>
        <m:r>
          <w:rPr>
            <w:rFonts w:ascii="Cambria Math" w:hAnsi="Cambria Math"/>
            <w:sz w:val="26"/>
            <w:szCs w:val="26"/>
            <w:lang w:val="en-029"/>
          </w:rPr>
          <m:t>(</m:t>
        </m:r>
        <m:sSub>
          <m:sSubPr>
            <m:ctrlPr>
              <w:rPr>
                <w:rFonts w:ascii="Cambria Math" w:hAnsi="Cambria Math"/>
                <w:i/>
                <w:sz w:val="26"/>
                <w:szCs w:val="26"/>
                <w:lang w:val="es-CO"/>
              </w:rPr>
            </m:ctrlPr>
          </m:sSubPr>
          <m:e>
            <m:r>
              <w:rPr>
                <w:rFonts w:ascii="Cambria Math" w:hAnsi="Cambria Math"/>
                <w:sz w:val="26"/>
                <w:szCs w:val="26"/>
                <w:lang w:val="en-029"/>
              </w:rPr>
              <m:t>S</m:t>
            </m:r>
          </m:e>
          <m:sub>
            <m:r>
              <w:rPr>
                <w:rFonts w:ascii="Cambria Math" w:hAnsi="Cambria Math"/>
                <w:sz w:val="26"/>
                <w:szCs w:val="26"/>
                <w:lang w:val="en-029"/>
              </w:rPr>
              <m:t>i</m:t>
            </m:r>
          </m:sub>
        </m:sSub>
        <m:r>
          <w:rPr>
            <w:rFonts w:ascii="Cambria Math" w:hAnsi="Cambria Math"/>
            <w:sz w:val="26"/>
            <w:szCs w:val="26"/>
            <w:lang w:val="en-029"/>
          </w:rPr>
          <m:t>)</m:t>
        </m:r>
      </m:oMath>
      <w:r w:rsidR="002224B4">
        <w:rPr>
          <w:rFonts w:ascii="Times New Roman" w:hAnsi="Times New Roman"/>
          <w:sz w:val="26"/>
          <w:szCs w:val="26"/>
          <w:lang w:val="en-029"/>
        </w:rPr>
        <w:t xml:space="preserve"> matrix </w:t>
      </w:r>
      <w:r w:rsidR="00C46C3C">
        <w:rPr>
          <w:rFonts w:ascii="Times New Roman" w:hAnsi="Times New Roman"/>
          <w:sz w:val="26"/>
          <w:szCs w:val="26"/>
          <w:lang w:val="en-029"/>
        </w:rPr>
        <w:t xml:space="preserve">and </w:t>
      </w:r>
      <m:oMath>
        <m:sSub>
          <m:sSubPr>
            <m:ctrlPr>
              <w:rPr>
                <w:rFonts w:ascii="Cambria Math" w:hAnsi="Cambria Math"/>
                <w:i/>
                <w:sz w:val="26"/>
                <w:szCs w:val="26"/>
              </w:rPr>
            </m:ctrlPr>
          </m:sSubPr>
          <m:e>
            <m:r>
              <w:rPr>
                <w:rFonts w:ascii="Cambria Math" w:hAnsi="Cambria Math"/>
                <w:sz w:val="26"/>
                <w:szCs w:val="26"/>
              </w:rPr>
              <m:t>θ</m:t>
            </m:r>
          </m:e>
          <m:sub>
            <m:sSub>
              <m:sSubPr>
                <m:ctrlPr>
                  <w:rPr>
                    <w:rFonts w:ascii="Cambria Math" w:hAnsi="Cambria Math"/>
                    <w:i/>
                    <w:sz w:val="26"/>
                    <w:szCs w:val="26"/>
                  </w:rPr>
                </m:ctrlPr>
              </m:sSubPr>
              <m:e>
                <m:r>
                  <w:rPr>
                    <w:rFonts w:ascii="Cambria Math" w:hAnsi="Cambria Math"/>
                    <w:sz w:val="26"/>
                    <w:szCs w:val="26"/>
                  </w:rPr>
                  <m:t>SC</m:t>
                </m:r>
              </m:e>
              <m:sub>
                <m:r>
                  <w:rPr>
                    <w:rFonts w:ascii="Cambria Math" w:hAnsi="Cambria Math"/>
                    <w:sz w:val="26"/>
                    <w:szCs w:val="26"/>
                  </w:rPr>
                  <m:t>i-1</m:t>
                </m:r>
              </m:sub>
            </m:sSub>
          </m:sub>
        </m:sSub>
      </m:oMath>
      <w:r w:rsidR="00C46C3C" w:rsidRPr="003A2E43">
        <w:rPr>
          <w:rFonts w:ascii="Times New Roman" w:hAnsi="Times New Roman"/>
          <w:sz w:val="26"/>
          <w:szCs w:val="26"/>
        </w:rPr>
        <w:t xml:space="preserve"> </w:t>
      </w:r>
      <w:r w:rsidR="00C46C3C">
        <w:rPr>
          <w:rFonts w:ascii="Times New Roman" w:hAnsi="Times New Roman"/>
          <w:sz w:val="26"/>
          <w:szCs w:val="26"/>
        </w:rPr>
        <w:t xml:space="preserve"> </w:t>
      </w:r>
      <w:r w:rsidR="002224B4">
        <w:rPr>
          <w:rFonts w:ascii="Times New Roman" w:hAnsi="Times New Roman"/>
          <w:sz w:val="26"/>
          <w:szCs w:val="26"/>
          <w:lang w:val="en-029"/>
        </w:rPr>
        <w:t>projection</w:t>
      </w:r>
      <w:r w:rsidR="006E5B83">
        <w:rPr>
          <w:rFonts w:ascii="Times New Roman" w:hAnsi="Times New Roman"/>
          <w:sz w:val="26"/>
          <w:szCs w:val="26"/>
          <w:lang w:val="en-029"/>
        </w:rPr>
        <w:t>.</w:t>
      </w:r>
    </w:p>
    <w:p w14:paraId="13488490" w14:textId="3BCB7AD4" w:rsidR="00141B27" w:rsidRDefault="00CA7E98" w:rsidP="005224EE">
      <w:pPr>
        <w:spacing w:before="0" w:after="0" w:line="240" w:lineRule="auto"/>
        <w:jc w:val="left"/>
        <w:rPr>
          <w:rFonts w:ascii="Times New Roman" w:hAnsi="Times New Roman"/>
          <w:sz w:val="26"/>
          <w:szCs w:val="26"/>
        </w:rPr>
      </w:pPr>
      <w:r>
        <w:rPr>
          <w:rFonts w:ascii="Times New Roman" w:hAnsi="Times New Roman"/>
          <w:sz w:val="26"/>
          <w:szCs w:val="26"/>
        </w:rPr>
        <w:t>SLMSAC</w:t>
      </w:r>
      <w:r w:rsidR="005D2E96">
        <w:rPr>
          <w:rFonts w:ascii="Times New Roman" w:hAnsi="Times New Roman"/>
          <w:sz w:val="26"/>
          <w:szCs w:val="26"/>
        </w:rPr>
        <w:t xml:space="preserve"> </w:t>
      </w:r>
      <w:r w:rsidR="005F696A">
        <w:rPr>
          <w:rFonts w:ascii="Times New Roman" w:hAnsi="Times New Roman"/>
          <w:sz w:val="26"/>
          <w:szCs w:val="26"/>
        </w:rPr>
        <w:t>p</w:t>
      </w:r>
      <w:r w:rsidR="005F696A" w:rsidRPr="005F696A">
        <w:rPr>
          <w:rFonts w:ascii="Times New Roman" w:hAnsi="Times New Roman"/>
          <w:sz w:val="26"/>
          <w:szCs w:val="26"/>
        </w:rPr>
        <w:t xml:space="preserve">erforms </w:t>
      </w:r>
      <w:r w:rsidR="003D694F">
        <w:rPr>
          <w:rFonts w:ascii="Times New Roman" w:hAnsi="Times New Roman"/>
          <w:sz w:val="26"/>
          <w:szCs w:val="26"/>
        </w:rPr>
        <w:t>a</w:t>
      </w:r>
      <w:r w:rsidR="005F696A" w:rsidRPr="005F696A">
        <w:rPr>
          <w:rFonts w:ascii="Times New Roman" w:hAnsi="Times New Roman"/>
          <w:sz w:val="26"/>
          <w:szCs w:val="26"/>
        </w:rPr>
        <w:t xml:space="preserve"> multi head attention mechanism </w:t>
      </w:r>
      <w:r w:rsidR="003A534B">
        <w:rPr>
          <w:rFonts w:ascii="Times New Roman" w:hAnsi="Times New Roman"/>
          <w:sz w:val="26"/>
          <w:szCs w:val="26"/>
        </w:rPr>
        <w:t>on</w:t>
      </w:r>
      <w:r w:rsidR="005F696A" w:rsidRPr="005F696A">
        <w:rPr>
          <w:rFonts w:ascii="Times New Roman" w:hAnsi="Times New Roman"/>
          <w:sz w:val="26"/>
          <w:szCs w:val="26"/>
        </w:rPr>
        <w:t xml:space="preserve"> each </w:t>
      </w:r>
      <m:oMath>
        <m:sSub>
          <m:sSubPr>
            <m:ctrlPr>
              <w:rPr>
                <w:rFonts w:ascii="Cambria Math" w:hAnsi="Cambria Math"/>
                <w:i/>
                <w:sz w:val="26"/>
                <w:szCs w:val="26"/>
              </w:rPr>
            </m:ctrlPr>
          </m:sSubPr>
          <m:e>
            <m:r>
              <w:rPr>
                <w:rFonts w:ascii="Cambria Math" w:hAnsi="Cambria Math"/>
                <w:sz w:val="26"/>
                <w:szCs w:val="26"/>
              </w:rPr>
              <m:t>PMLP</m:t>
            </m:r>
          </m:e>
          <m:sub>
            <m:r>
              <w:rPr>
                <w:rFonts w:ascii="Cambria Math" w:hAnsi="Cambria Math"/>
                <w:sz w:val="26"/>
                <w:szCs w:val="26"/>
              </w:rPr>
              <m:t>i</m:t>
            </m:r>
          </m:sub>
        </m:sSub>
      </m:oMath>
      <w:r w:rsidR="005F696A" w:rsidRPr="005F696A">
        <w:rPr>
          <w:rFonts w:ascii="Times New Roman" w:hAnsi="Times New Roman"/>
          <w:sz w:val="26"/>
          <w:szCs w:val="26"/>
        </w:rPr>
        <w:t xml:space="preserve"> matrix, as</w:t>
      </w:r>
      <w:r w:rsidR="003A534B">
        <w:rPr>
          <w:rFonts w:ascii="Times New Roman" w:hAnsi="Times New Roman"/>
          <w:sz w:val="26"/>
          <w:szCs w:val="26"/>
        </w:rPr>
        <w:t xml:space="preserve"> originally</w:t>
      </w:r>
      <w:r w:rsidR="005F696A" w:rsidRPr="005F696A">
        <w:rPr>
          <w:rFonts w:ascii="Times New Roman" w:hAnsi="Times New Roman"/>
          <w:sz w:val="26"/>
          <w:szCs w:val="26"/>
        </w:rPr>
        <w:t xml:space="preserve"> described </w:t>
      </w:r>
      <w:r w:rsidR="00FD7BCF">
        <w:rPr>
          <w:rFonts w:ascii="Times New Roman" w:hAnsi="Times New Roman"/>
          <w:sz w:val="26"/>
          <w:szCs w:val="26"/>
        </w:rPr>
        <w:t>by</w:t>
      </w:r>
      <w:r w:rsidR="005F696A" w:rsidRPr="005F696A">
        <w:rPr>
          <w:rFonts w:ascii="Times New Roman" w:hAnsi="Times New Roman"/>
          <w:sz w:val="26"/>
          <w:szCs w:val="26"/>
        </w:rPr>
        <w:t xml:space="preserve"> </w:t>
      </w:r>
      <w:r w:rsidR="00FD7BCF">
        <w:rPr>
          <w:rFonts w:ascii="Times New Roman" w:hAnsi="Times New Roman"/>
          <w:sz w:val="26"/>
          <w:szCs w:val="26"/>
        </w:rPr>
        <w:t>[CITATION]</w:t>
      </w:r>
      <w:r w:rsidR="005F696A" w:rsidRPr="005F696A">
        <w:rPr>
          <w:rFonts w:ascii="Times New Roman" w:hAnsi="Times New Roman"/>
          <w:sz w:val="26"/>
          <w:szCs w:val="26"/>
        </w:rPr>
        <w:t>(aiayn).</w:t>
      </w:r>
      <w:r w:rsidR="00FD7BCF">
        <w:rPr>
          <w:rFonts w:ascii="Times New Roman" w:hAnsi="Times New Roman"/>
          <w:sz w:val="26"/>
          <w:szCs w:val="26"/>
        </w:rPr>
        <w:t xml:space="preserve"> In</w:t>
      </w:r>
      <w:r w:rsidR="005F696A" w:rsidRPr="005F696A">
        <w:rPr>
          <w:rFonts w:ascii="Times New Roman" w:hAnsi="Times New Roman"/>
          <w:sz w:val="26"/>
          <w:szCs w:val="26"/>
        </w:rPr>
        <w:t xml:space="preserve"> The resulting </w:t>
      </w:r>
      <w:r w:rsidR="00E36732">
        <w:rPr>
          <w:rFonts w:ascii="Times New Roman" w:hAnsi="Times New Roman"/>
          <w:sz w:val="26"/>
          <w:szCs w:val="26"/>
        </w:rPr>
        <w:t xml:space="preserve">attention matrix </w:t>
      </w:r>
      <w:r w:rsidR="002E2857">
        <w:rPr>
          <w:rFonts w:ascii="Times New Roman" w:hAnsi="Times New Roman"/>
          <w:sz w:val="26"/>
          <w:szCs w:val="26"/>
        </w:rPr>
        <w:t>AT(</w:t>
      </w:r>
      <m:oMath>
        <m:sSub>
          <m:sSubPr>
            <m:ctrlPr>
              <w:rPr>
                <w:rFonts w:ascii="Cambria Math" w:hAnsi="Cambria Math"/>
                <w:i/>
                <w:sz w:val="26"/>
                <w:szCs w:val="26"/>
              </w:rPr>
            </m:ctrlPr>
          </m:sSubPr>
          <m:e>
            <m:r>
              <w:rPr>
                <w:rFonts w:ascii="Cambria Math" w:hAnsi="Cambria Math"/>
                <w:sz w:val="26"/>
                <w:szCs w:val="26"/>
              </w:rPr>
              <m:t>PMLP</m:t>
            </m:r>
          </m:e>
          <m:sub>
            <m:r>
              <w:rPr>
                <w:rFonts w:ascii="Cambria Math" w:hAnsi="Cambria Math"/>
                <w:sz w:val="26"/>
                <w:szCs w:val="26"/>
              </w:rPr>
              <m:t>i</m:t>
            </m:r>
          </m:sub>
        </m:sSub>
      </m:oMath>
      <w:r w:rsidR="002E2857">
        <w:rPr>
          <w:rFonts w:ascii="Times New Roman" w:hAnsi="Times New Roman"/>
          <w:sz w:val="26"/>
          <w:szCs w:val="26"/>
        </w:rPr>
        <w:t>)</w:t>
      </w:r>
      <w:r w:rsidR="005F696A" w:rsidRPr="005F696A">
        <w:rPr>
          <w:rFonts w:ascii="Times New Roman" w:hAnsi="Times New Roman"/>
          <w:sz w:val="26"/>
          <w:szCs w:val="26"/>
        </w:rPr>
        <w:t>, each row</w:t>
      </w:r>
      <w:r w:rsidR="00AA7A40">
        <w:rPr>
          <w:rFonts w:ascii="Times New Roman" w:hAnsi="Times New Roman"/>
          <w:sz w:val="26"/>
          <w:szCs w:val="26"/>
        </w:rPr>
        <w:t xml:space="preserve"> </w:t>
      </w:r>
      <m:oMath>
        <m:sSub>
          <m:sSubPr>
            <m:ctrlPr>
              <w:rPr>
                <w:rFonts w:ascii="Cambria Math" w:hAnsi="Cambria Math"/>
                <w:i/>
                <w:sz w:val="26"/>
                <w:szCs w:val="26"/>
              </w:rPr>
            </m:ctrlPr>
          </m:sSubPr>
          <m:e>
            <m:r>
              <w:rPr>
                <w:rFonts w:ascii="Cambria Math" w:hAnsi="Cambria Math"/>
                <w:sz w:val="26"/>
                <w:szCs w:val="26"/>
              </w:rPr>
              <m:t>AT(</m:t>
            </m:r>
            <m:sSub>
              <m:sSubPr>
                <m:ctrlPr>
                  <w:rPr>
                    <w:rFonts w:ascii="Cambria Math" w:hAnsi="Cambria Math"/>
                    <w:i/>
                    <w:sz w:val="26"/>
                    <w:szCs w:val="26"/>
                  </w:rPr>
                </m:ctrlPr>
              </m:sSubPr>
              <m:e>
                <m:r>
                  <w:rPr>
                    <w:rFonts w:ascii="Cambria Math" w:hAnsi="Cambria Math"/>
                    <w:sz w:val="26"/>
                    <w:szCs w:val="26"/>
                  </w:rPr>
                  <m:t>PMLP</m:t>
                </m:r>
              </m:e>
              <m:sub>
                <m:r>
                  <w:rPr>
                    <w:rFonts w:ascii="Cambria Math" w:hAnsi="Cambria Math"/>
                    <w:sz w:val="26"/>
                    <w:szCs w:val="26"/>
                  </w:rPr>
                  <m:t>i</m:t>
                </m:r>
              </m:sub>
            </m:sSub>
            <m:r>
              <w:rPr>
                <w:rFonts w:ascii="Cambria Math" w:hAnsi="Cambria Math"/>
                <w:sz w:val="26"/>
                <w:szCs w:val="26"/>
              </w:rPr>
              <m:t>)</m:t>
            </m:r>
          </m:e>
          <m:sub>
            <m:r>
              <w:rPr>
                <w:rFonts w:ascii="Cambria Math" w:hAnsi="Cambria Math"/>
                <w:sz w:val="26"/>
                <w:szCs w:val="26"/>
              </w:rPr>
              <m:t>j</m:t>
            </m:r>
          </m:sub>
        </m:sSub>
      </m:oMath>
      <w:r w:rsidR="005F696A" w:rsidRPr="005F696A">
        <w:rPr>
          <w:rFonts w:ascii="Times New Roman" w:hAnsi="Times New Roman"/>
          <w:sz w:val="26"/>
          <w:szCs w:val="26"/>
        </w:rPr>
        <w:t xml:space="preserve"> encodes information</w:t>
      </w:r>
      <w:r w:rsidR="00EA7B4E">
        <w:rPr>
          <w:rFonts w:ascii="Times New Roman" w:hAnsi="Times New Roman"/>
          <w:sz w:val="26"/>
          <w:szCs w:val="26"/>
        </w:rPr>
        <w:t xml:space="preserve"> exclusively</w:t>
      </w:r>
      <w:r w:rsidR="005F696A" w:rsidRPr="005F696A">
        <w:rPr>
          <w:rFonts w:ascii="Times New Roman" w:hAnsi="Times New Roman"/>
          <w:sz w:val="26"/>
          <w:szCs w:val="26"/>
        </w:rPr>
        <w:t xml:space="preserve"> </w:t>
      </w:r>
      <w:r w:rsidR="00F131F3">
        <w:rPr>
          <w:rFonts w:ascii="Times New Roman" w:hAnsi="Times New Roman"/>
          <w:sz w:val="26"/>
          <w:szCs w:val="26"/>
        </w:rPr>
        <w:t>from the preceding</w:t>
      </w:r>
      <w:r w:rsidR="005F696A" w:rsidRPr="005F696A">
        <w:rPr>
          <w:rFonts w:ascii="Times New Roman" w:hAnsi="Times New Roman"/>
          <w:sz w:val="26"/>
          <w:szCs w:val="26"/>
        </w:rPr>
        <w:t xml:space="preserve">  rows </w:t>
      </w:r>
      <m:oMath>
        <m:sSubSup>
          <m:sSubSupPr>
            <m:ctrlPr>
              <w:rPr>
                <w:rFonts w:ascii="Cambria Math" w:hAnsi="Cambria Math"/>
                <w:i/>
                <w:sz w:val="26"/>
                <w:szCs w:val="26"/>
              </w:rPr>
            </m:ctrlPr>
          </m:sSubSupPr>
          <m:e>
            <m:sSub>
              <m:sSubPr>
                <m:ctrlPr>
                  <w:rPr>
                    <w:rFonts w:ascii="Cambria Math" w:hAnsi="Cambria Math"/>
                    <w:i/>
                    <w:sz w:val="26"/>
                    <w:szCs w:val="26"/>
                  </w:rPr>
                </m:ctrlPr>
              </m:sSubPr>
              <m:e>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PMLP</m:t>
                    </m:r>
                  </m:e>
                  <m:sub>
                    <m:r>
                      <w:rPr>
                        <w:rFonts w:ascii="Cambria Math" w:hAnsi="Cambria Math"/>
                        <w:sz w:val="26"/>
                        <w:szCs w:val="26"/>
                      </w:rPr>
                      <m:t>i</m:t>
                    </m:r>
                  </m:sub>
                </m:sSub>
              </m:e>
              <m:sub>
                <m:r>
                  <w:rPr>
                    <w:rFonts w:ascii="Cambria Math" w:hAnsi="Cambria Math"/>
                    <w:sz w:val="26"/>
                    <w:szCs w:val="26"/>
                  </w:rPr>
                  <m:t>q</m:t>
                </m:r>
              </m:sub>
            </m:sSub>
            <m:r>
              <w:rPr>
                <w:rFonts w:ascii="Cambria Math" w:hAnsi="Cambria Math"/>
                <w:sz w:val="26"/>
                <w:szCs w:val="26"/>
              </w:rPr>
              <m:t>}</m:t>
            </m:r>
          </m:e>
          <m:sub>
            <m:r>
              <w:rPr>
                <w:rFonts w:ascii="Cambria Math" w:hAnsi="Cambria Math"/>
                <w:sz w:val="26"/>
                <w:szCs w:val="26"/>
              </w:rPr>
              <m:t>q=0</m:t>
            </m:r>
          </m:sub>
          <m:sup>
            <m:r>
              <w:rPr>
                <w:rFonts w:ascii="Cambria Math" w:hAnsi="Cambria Math"/>
                <w:sz w:val="26"/>
                <w:szCs w:val="26"/>
              </w:rPr>
              <m:t>q=j</m:t>
            </m:r>
          </m:sup>
        </m:sSubSup>
      </m:oMath>
      <w:r w:rsidR="005F696A" w:rsidRPr="005F696A">
        <w:rPr>
          <w:rFonts w:ascii="Times New Roman" w:hAnsi="Times New Roman"/>
          <w:sz w:val="26"/>
          <w:szCs w:val="26"/>
        </w:rPr>
        <w:t>, allowing</w:t>
      </w:r>
      <w:r w:rsidR="00980DC5">
        <w:rPr>
          <w:rFonts w:ascii="Times New Roman" w:hAnsi="Times New Roman"/>
          <w:sz w:val="26"/>
          <w:szCs w:val="26"/>
        </w:rPr>
        <w:t xml:space="preserve"> for causal</w:t>
      </w:r>
      <w:r w:rsidR="005F696A" w:rsidRPr="005F696A">
        <w:rPr>
          <w:rFonts w:ascii="Times New Roman" w:hAnsi="Times New Roman"/>
          <w:sz w:val="26"/>
          <w:szCs w:val="26"/>
        </w:rPr>
        <w:t xml:space="preserve"> context sharing among</w:t>
      </w:r>
      <w:r w:rsidR="00980DC5">
        <w:rPr>
          <w:rFonts w:ascii="Times New Roman" w:hAnsi="Times New Roman"/>
          <w:sz w:val="26"/>
          <w:szCs w:val="26"/>
        </w:rPr>
        <w:t xml:space="preserve"> the</w:t>
      </w:r>
      <w:r w:rsidR="005F696A" w:rsidRPr="005F696A">
        <w:rPr>
          <w:rFonts w:ascii="Times New Roman" w:hAnsi="Times New Roman"/>
          <w:sz w:val="26"/>
          <w:szCs w:val="26"/>
        </w:rPr>
        <w:t xml:space="preserve"> components</w:t>
      </w:r>
      <w:r w:rsidR="00980DC5">
        <w:rPr>
          <w:rFonts w:ascii="Times New Roman" w:hAnsi="Times New Roman"/>
          <w:sz w:val="26"/>
          <w:szCs w:val="26"/>
        </w:rPr>
        <w:t xml:space="preserve"> </w:t>
      </w:r>
      <w:r w:rsidR="005F696A" w:rsidRPr="005F696A">
        <w:rPr>
          <w:rFonts w:ascii="Times New Roman" w:hAnsi="Times New Roman"/>
          <w:sz w:val="26"/>
          <w:szCs w:val="26"/>
        </w:rPr>
        <w:t xml:space="preserve"> of </w:t>
      </w:r>
      <m:oMath>
        <m:sSub>
          <m:sSubPr>
            <m:ctrlPr>
              <w:rPr>
                <w:rFonts w:ascii="Cambria Math" w:hAnsi="Cambria Math"/>
                <w:i/>
                <w:sz w:val="26"/>
                <w:szCs w:val="26"/>
              </w:rPr>
            </m:ctrlPr>
          </m:sSubPr>
          <m:e>
            <m:r>
              <w:rPr>
                <w:rFonts w:ascii="Cambria Math" w:hAnsi="Cambria Math"/>
                <w:sz w:val="26"/>
                <w:szCs w:val="26"/>
              </w:rPr>
              <m:t>PMLP</m:t>
            </m:r>
          </m:e>
          <m:sub>
            <m:r>
              <w:rPr>
                <w:rFonts w:ascii="Cambria Math" w:hAnsi="Cambria Math"/>
                <w:sz w:val="26"/>
                <w:szCs w:val="26"/>
              </w:rPr>
              <m:t>i</m:t>
            </m:r>
          </m:sub>
        </m:sSub>
      </m:oMath>
      <w:r w:rsidR="005F696A" w:rsidRPr="005F696A">
        <w:rPr>
          <w:rFonts w:ascii="Times New Roman" w:hAnsi="Times New Roman"/>
          <w:sz w:val="26"/>
          <w:szCs w:val="26"/>
        </w:rPr>
        <w:t>.</w:t>
      </w:r>
    </w:p>
    <w:p w14:paraId="6D7ED69C" w14:textId="1EF9398C" w:rsidR="00C73A5D" w:rsidRDefault="00A14D2D" w:rsidP="005224EE">
      <w:pPr>
        <w:spacing w:before="0" w:after="0" w:line="240" w:lineRule="auto"/>
        <w:jc w:val="left"/>
        <w:rPr>
          <w:rFonts w:ascii="Times New Roman" w:hAnsi="Times New Roman"/>
          <w:sz w:val="26"/>
          <w:szCs w:val="26"/>
        </w:rPr>
      </w:pPr>
      <w:r>
        <w:rPr>
          <w:rFonts w:ascii="Times New Roman" w:hAnsi="Times New Roman"/>
          <w:sz w:val="26"/>
          <w:szCs w:val="26"/>
        </w:rPr>
        <w:t>Consequently, Each</w:t>
      </w:r>
      <w:r w:rsidR="00B45188">
        <w:rPr>
          <w:rFonts w:ascii="Times New Roman" w:hAnsi="Times New Roman"/>
          <w:sz w:val="26"/>
          <w:szCs w:val="26"/>
        </w:rPr>
        <w:t xml:space="preserve"> </w:t>
      </w:r>
      <m:oMath>
        <m:r>
          <w:rPr>
            <w:rFonts w:ascii="Cambria Math" w:hAnsi="Cambria Math"/>
            <w:sz w:val="26"/>
            <w:szCs w:val="26"/>
          </w:rPr>
          <m:t>AT(</m:t>
        </m:r>
        <m:sSub>
          <m:sSubPr>
            <m:ctrlPr>
              <w:rPr>
                <w:rFonts w:ascii="Cambria Math" w:hAnsi="Cambria Math"/>
                <w:i/>
                <w:sz w:val="26"/>
                <w:szCs w:val="26"/>
              </w:rPr>
            </m:ctrlPr>
          </m:sSubPr>
          <m:e>
            <m:r>
              <w:rPr>
                <w:rFonts w:ascii="Cambria Math" w:hAnsi="Cambria Math"/>
                <w:sz w:val="26"/>
                <w:szCs w:val="26"/>
              </w:rPr>
              <m:t>PMLP</m:t>
            </m:r>
          </m:e>
          <m:sub>
            <m:r>
              <w:rPr>
                <w:rFonts w:ascii="Cambria Math" w:hAnsi="Cambria Math"/>
                <w:sz w:val="26"/>
                <w:szCs w:val="26"/>
              </w:rPr>
              <m:t>i</m:t>
            </m:r>
          </m:sub>
        </m:sSub>
        <m:r>
          <w:rPr>
            <w:rFonts w:ascii="Cambria Math" w:hAnsi="Cambria Math"/>
            <w:sz w:val="26"/>
            <w:szCs w:val="26"/>
          </w:rPr>
          <m:t>)</m:t>
        </m:r>
      </m:oMath>
      <w:r>
        <w:rPr>
          <w:rFonts w:ascii="Times New Roman" w:hAnsi="Times New Roman"/>
          <w:sz w:val="26"/>
          <w:szCs w:val="26"/>
        </w:rPr>
        <w:t xml:space="preserve"> is</w:t>
      </w:r>
      <w:r w:rsidR="00B45188">
        <w:rPr>
          <w:rFonts w:ascii="Times New Roman" w:hAnsi="Times New Roman"/>
          <w:sz w:val="26"/>
          <w:szCs w:val="26"/>
        </w:rPr>
        <w:t xml:space="preserve">  fed </w:t>
      </w:r>
      <w:r w:rsidR="00C109E6">
        <w:rPr>
          <w:rFonts w:ascii="Times New Roman" w:hAnsi="Times New Roman"/>
          <w:sz w:val="26"/>
          <w:szCs w:val="26"/>
        </w:rPr>
        <w:t>in</w:t>
      </w:r>
      <w:r w:rsidR="00B45188">
        <w:rPr>
          <w:rFonts w:ascii="Times New Roman" w:hAnsi="Times New Roman"/>
          <w:sz w:val="26"/>
          <w:szCs w:val="26"/>
        </w:rPr>
        <w:t xml:space="preserve">to </w:t>
      </w:r>
      <w:r w:rsidR="00391596">
        <w:rPr>
          <w:rFonts w:ascii="Times New Roman" w:hAnsi="Times New Roman"/>
          <w:sz w:val="26"/>
          <w:szCs w:val="26"/>
        </w:rPr>
        <w:t>the gl</w:t>
      </w:r>
      <w:r w:rsidR="0051774C">
        <w:rPr>
          <w:rFonts w:ascii="Times New Roman" w:hAnsi="Times New Roman"/>
          <w:sz w:val="26"/>
          <w:szCs w:val="26"/>
        </w:rPr>
        <w:t>obal matrix self attention component (GMSAC</w:t>
      </w:r>
      <w:r w:rsidR="000410A8">
        <w:rPr>
          <w:rFonts w:ascii="Times New Roman" w:hAnsi="Times New Roman"/>
          <w:sz w:val="26"/>
          <w:szCs w:val="26"/>
        </w:rPr>
        <w:t>) which</w:t>
      </w:r>
      <w:r w:rsidR="00696096">
        <w:rPr>
          <w:rFonts w:ascii="Times New Roman" w:hAnsi="Times New Roman"/>
          <w:sz w:val="26"/>
          <w:szCs w:val="26"/>
        </w:rPr>
        <w:t xml:space="preserve"> </w:t>
      </w:r>
      <w:r w:rsidR="00CA567E">
        <w:rPr>
          <w:rFonts w:ascii="Times New Roman" w:hAnsi="Times New Roman"/>
          <w:sz w:val="26"/>
          <w:szCs w:val="26"/>
        </w:rPr>
        <w:t>applies</w:t>
      </w:r>
      <w:r w:rsidR="0065472E">
        <w:rPr>
          <w:rFonts w:ascii="Times New Roman" w:hAnsi="Times New Roman"/>
          <w:sz w:val="26"/>
          <w:szCs w:val="26"/>
        </w:rPr>
        <w:t xml:space="preserve"> </w:t>
      </w:r>
      <w:r w:rsidR="00B964D6">
        <w:rPr>
          <w:rFonts w:ascii="Times New Roman" w:hAnsi="Times New Roman"/>
          <w:sz w:val="26"/>
          <w:szCs w:val="26"/>
        </w:rPr>
        <w:t>a</w:t>
      </w:r>
      <w:r w:rsidR="0065472E">
        <w:rPr>
          <w:rFonts w:ascii="Times New Roman" w:hAnsi="Times New Roman"/>
          <w:sz w:val="26"/>
          <w:szCs w:val="26"/>
        </w:rPr>
        <w:t xml:space="preserve"> multihead attention </w:t>
      </w:r>
      <w:r w:rsidR="00A267A2">
        <w:rPr>
          <w:rFonts w:ascii="Times New Roman" w:hAnsi="Times New Roman"/>
          <w:sz w:val="26"/>
          <w:szCs w:val="26"/>
        </w:rPr>
        <w:t>algorithm</w:t>
      </w:r>
      <w:r w:rsidR="009317F4">
        <w:rPr>
          <w:rFonts w:ascii="Times New Roman" w:hAnsi="Times New Roman"/>
          <w:sz w:val="26"/>
          <w:szCs w:val="26"/>
        </w:rPr>
        <w:t xml:space="preserve"> </w:t>
      </w:r>
      <w:r w:rsidR="00077E8F">
        <w:rPr>
          <w:rFonts w:ascii="Times New Roman" w:hAnsi="Times New Roman"/>
          <w:sz w:val="26"/>
          <w:szCs w:val="26"/>
        </w:rPr>
        <w:t xml:space="preserve"> </w:t>
      </w:r>
      <w:r w:rsidR="00064F3A">
        <w:rPr>
          <w:rFonts w:ascii="Times New Roman" w:hAnsi="Times New Roman"/>
          <w:sz w:val="26"/>
          <w:szCs w:val="26"/>
        </w:rPr>
        <w:t>in the derived matrix GCL</w:t>
      </w:r>
      <w:r w:rsidR="00BB26D4">
        <w:rPr>
          <w:rFonts w:ascii="Times New Roman" w:hAnsi="Times New Roman"/>
          <w:sz w:val="26"/>
          <w:szCs w:val="26"/>
        </w:rPr>
        <w:t xml:space="preserve"> whose elements are defined as</w:t>
      </w:r>
      <w:r w:rsidR="00064F3A">
        <w:rPr>
          <w:rFonts w:ascii="Times New Roman" w:hAnsi="Times New Roman"/>
          <w:sz w:val="26"/>
          <w:szCs w:val="26"/>
        </w:rPr>
        <w:t xml:space="preserve"> </w:t>
      </w:r>
      <m:oMath>
        <m:sSub>
          <m:sSubPr>
            <m:ctrlPr>
              <w:rPr>
                <w:rFonts w:ascii="Cambria Math" w:hAnsi="Cambria Math"/>
                <w:i/>
                <w:sz w:val="26"/>
                <w:szCs w:val="26"/>
              </w:rPr>
            </m:ctrlPr>
          </m:sSubPr>
          <m:e>
            <m:r>
              <w:rPr>
                <w:rFonts w:ascii="Cambria Math" w:hAnsi="Cambria Math"/>
                <w:sz w:val="26"/>
                <w:szCs w:val="26"/>
              </w:rPr>
              <m:t>GCL</m:t>
            </m:r>
          </m:e>
          <m:sub>
            <m:r>
              <w:rPr>
                <w:rFonts w:ascii="Cambria Math" w:hAnsi="Cambria Math"/>
                <w:sz w:val="26"/>
                <w:szCs w:val="26"/>
              </w:rPr>
              <m:t>ij</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AT(</m:t>
            </m:r>
            <m:sSub>
              <m:sSubPr>
                <m:ctrlPr>
                  <w:rPr>
                    <w:rFonts w:ascii="Cambria Math" w:hAnsi="Cambria Math"/>
                    <w:i/>
                    <w:sz w:val="26"/>
                    <w:szCs w:val="26"/>
                  </w:rPr>
                </m:ctrlPr>
              </m:sSubPr>
              <m:e>
                <m:r>
                  <w:rPr>
                    <w:rFonts w:ascii="Cambria Math" w:hAnsi="Cambria Math"/>
                    <w:sz w:val="26"/>
                    <w:szCs w:val="26"/>
                  </w:rPr>
                  <m:t>PMLP</m:t>
                </m:r>
              </m:e>
              <m:sub>
                <m:r>
                  <w:rPr>
                    <w:rFonts w:ascii="Cambria Math" w:hAnsi="Cambria Math"/>
                    <w:sz w:val="26"/>
                    <w:szCs w:val="26"/>
                  </w:rPr>
                  <m:t>i</m:t>
                </m:r>
              </m:sub>
            </m:sSub>
            <m:r>
              <w:rPr>
                <w:rFonts w:ascii="Cambria Math" w:hAnsi="Cambria Math"/>
                <w:sz w:val="26"/>
                <w:szCs w:val="26"/>
              </w:rPr>
              <m:t>)</m:t>
            </m:r>
          </m:e>
          <m:sub>
            <m:r>
              <w:rPr>
                <w:rFonts w:ascii="Cambria Math" w:hAnsi="Cambria Math"/>
                <w:sz w:val="26"/>
                <w:szCs w:val="26"/>
              </w:rPr>
              <m:t>R(AT(</m:t>
            </m:r>
            <m:sSub>
              <m:sSubPr>
                <m:ctrlPr>
                  <w:rPr>
                    <w:rFonts w:ascii="Cambria Math" w:hAnsi="Cambria Math"/>
                    <w:i/>
                    <w:sz w:val="26"/>
                    <w:szCs w:val="26"/>
                  </w:rPr>
                </m:ctrlPr>
              </m:sSubPr>
              <m:e>
                <m:r>
                  <w:rPr>
                    <w:rFonts w:ascii="Cambria Math" w:hAnsi="Cambria Math"/>
                    <w:sz w:val="26"/>
                    <w:szCs w:val="26"/>
                  </w:rPr>
                  <m:t>PMLP</m:t>
                </m:r>
              </m:e>
              <m:sub>
                <m:r>
                  <w:rPr>
                    <w:rFonts w:ascii="Cambria Math" w:hAnsi="Cambria Math"/>
                    <w:sz w:val="26"/>
                    <w:szCs w:val="26"/>
                  </w:rPr>
                  <m:t>i</m:t>
                </m:r>
              </m:sub>
            </m:sSub>
            <m:r>
              <w:rPr>
                <w:rFonts w:ascii="Cambria Math" w:hAnsi="Cambria Math"/>
                <w:sz w:val="26"/>
                <w:szCs w:val="26"/>
              </w:rPr>
              <m:t>))j</m:t>
            </m:r>
          </m:sub>
        </m:sSub>
      </m:oMath>
      <w:r w:rsidR="00930818">
        <w:rPr>
          <w:rFonts w:ascii="Times New Roman" w:hAnsi="Times New Roman"/>
          <w:sz w:val="26"/>
          <w:szCs w:val="26"/>
        </w:rPr>
        <w:t>, w</w:t>
      </w:r>
      <w:r w:rsidR="009C7B45">
        <w:rPr>
          <w:rFonts w:ascii="Times New Roman" w:hAnsi="Times New Roman"/>
          <w:sz w:val="26"/>
          <w:szCs w:val="26"/>
        </w:rPr>
        <w:t>here</w:t>
      </w:r>
      <w:r w:rsidR="00930818">
        <w:rPr>
          <w:rFonts w:ascii="Times New Roman" w:hAnsi="Times New Roman"/>
          <w:sz w:val="26"/>
          <w:szCs w:val="26"/>
        </w:rPr>
        <w:t xml:space="preserve"> </w:t>
      </w:r>
      <w:r w:rsidR="00FC60A4">
        <w:rPr>
          <w:rFonts w:ascii="Times New Roman" w:hAnsi="Times New Roman"/>
          <w:sz w:val="26"/>
          <w:szCs w:val="26"/>
        </w:rPr>
        <w:t xml:space="preserve">R </w:t>
      </w:r>
      <w:r w:rsidR="00255023">
        <w:rPr>
          <w:rFonts w:ascii="Times New Roman" w:hAnsi="Times New Roman"/>
          <w:sz w:val="26"/>
          <w:szCs w:val="26"/>
        </w:rPr>
        <w:t>is</w:t>
      </w:r>
      <w:r w:rsidR="00930818">
        <w:rPr>
          <w:rFonts w:ascii="Times New Roman" w:hAnsi="Times New Roman"/>
          <w:sz w:val="26"/>
          <w:szCs w:val="26"/>
        </w:rPr>
        <w:t xml:space="preserve"> a</w:t>
      </w:r>
      <w:r w:rsidR="00FC60A4">
        <w:rPr>
          <w:rFonts w:ascii="Times New Roman" w:hAnsi="Times New Roman"/>
          <w:sz w:val="26"/>
          <w:szCs w:val="26"/>
        </w:rPr>
        <w:t xml:space="preserve"> function that maps every matrix </w:t>
      </w:r>
      <w:r w:rsidR="002730BE">
        <w:rPr>
          <w:rFonts w:ascii="Times New Roman" w:hAnsi="Times New Roman"/>
          <w:sz w:val="26"/>
          <w:szCs w:val="26"/>
        </w:rPr>
        <w:t>to its total</w:t>
      </w:r>
      <w:r w:rsidR="00B3778C">
        <w:rPr>
          <w:rFonts w:ascii="Times New Roman" w:hAnsi="Times New Roman"/>
          <w:sz w:val="26"/>
          <w:szCs w:val="26"/>
        </w:rPr>
        <w:t xml:space="preserve"> number of rows</w:t>
      </w:r>
      <w:r w:rsidR="00FE1BA1">
        <w:rPr>
          <w:rFonts w:ascii="Times New Roman" w:hAnsi="Times New Roman"/>
          <w:sz w:val="26"/>
          <w:szCs w:val="26"/>
        </w:rPr>
        <w:t>.</w:t>
      </w:r>
    </w:p>
    <w:p w14:paraId="1672B4D2" w14:textId="1AFBD4C0" w:rsidR="17CBF91B" w:rsidRDefault="00AC791F" w:rsidP="005224EE">
      <w:pPr>
        <w:spacing w:before="0" w:after="0" w:line="240" w:lineRule="auto"/>
        <w:jc w:val="left"/>
        <w:rPr>
          <w:rFonts w:ascii="Times New Roman" w:hAnsi="Times New Roman"/>
          <w:sz w:val="26"/>
          <w:szCs w:val="26"/>
        </w:rPr>
      </w:pPr>
      <w:r>
        <w:rPr>
          <w:rFonts w:ascii="Times New Roman" w:hAnsi="Times New Roman"/>
          <w:sz w:val="26"/>
          <w:szCs w:val="26"/>
        </w:rPr>
        <w:t xml:space="preserve">The </w:t>
      </w:r>
      <w:r w:rsidR="00EA44F5">
        <w:rPr>
          <w:rFonts w:ascii="Times New Roman" w:hAnsi="Times New Roman"/>
          <w:sz w:val="26"/>
          <w:szCs w:val="26"/>
        </w:rPr>
        <w:t>output</w:t>
      </w:r>
      <w:r w:rsidR="00A030AF">
        <w:rPr>
          <w:rFonts w:ascii="Times New Roman" w:hAnsi="Times New Roman"/>
          <w:sz w:val="26"/>
          <w:szCs w:val="26"/>
        </w:rPr>
        <w:t xml:space="preserve"> of the </w:t>
      </w:r>
      <w:r w:rsidR="001E3879">
        <w:rPr>
          <w:rFonts w:ascii="Times New Roman" w:hAnsi="Times New Roman"/>
          <w:sz w:val="26"/>
          <w:szCs w:val="26"/>
        </w:rPr>
        <w:t xml:space="preserve">multi head </w:t>
      </w:r>
      <w:r w:rsidR="00A030AF">
        <w:rPr>
          <w:rFonts w:ascii="Times New Roman" w:hAnsi="Times New Roman"/>
          <w:sz w:val="26"/>
          <w:szCs w:val="26"/>
        </w:rPr>
        <w:t>attention</w:t>
      </w:r>
      <w:r w:rsidR="0091685E">
        <w:rPr>
          <w:rFonts w:ascii="Times New Roman" w:hAnsi="Times New Roman"/>
          <w:sz w:val="26"/>
          <w:szCs w:val="26"/>
        </w:rPr>
        <w:t xml:space="preserve"> mechanism</w:t>
      </w:r>
      <w:r w:rsidR="00A030AF">
        <w:rPr>
          <w:rFonts w:ascii="Times New Roman" w:hAnsi="Times New Roman"/>
          <w:sz w:val="26"/>
          <w:szCs w:val="26"/>
        </w:rPr>
        <w:t xml:space="preserve"> </w:t>
      </w:r>
      <w:r w:rsidR="00865852">
        <w:rPr>
          <w:rFonts w:ascii="Times New Roman" w:hAnsi="Times New Roman"/>
          <w:sz w:val="26"/>
          <w:szCs w:val="26"/>
        </w:rPr>
        <w:t xml:space="preserve">executed on GCL, </w:t>
      </w:r>
      <w:r w:rsidR="00064B14">
        <w:rPr>
          <w:rFonts w:ascii="Times New Roman" w:hAnsi="Times New Roman"/>
          <w:sz w:val="26"/>
          <w:szCs w:val="26"/>
        </w:rPr>
        <w:t>AT(GCL)</w:t>
      </w:r>
      <w:r w:rsidR="001E3879">
        <w:rPr>
          <w:rFonts w:ascii="Times New Roman" w:hAnsi="Times New Roman"/>
          <w:sz w:val="26"/>
          <w:szCs w:val="26"/>
        </w:rPr>
        <w:t>,</w:t>
      </w:r>
      <w:r w:rsidR="00794938">
        <w:rPr>
          <w:rFonts w:ascii="Times New Roman" w:hAnsi="Times New Roman"/>
          <w:sz w:val="26"/>
          <w:szCs w:val="26"/>
        </w:rPr>
        <w:t xml:space="preserve"> </w:t>
      </w:r>
      <w:r w:rsidR="00B624C8">
        <w:rPr>
          <w:rFonts w:ascii="Times New Roman" w:hAnsi="Times New Roman"/>
          <w:sz w:val="26"/>
          <w:szCs w:val="26"/>
        </w:rPr>
        <w:t xml:space="preserve">stores in </w:t>
      </w:r>
      <w:r w:rsidR="00337CB7">
        <w:rPr>
          <w:rFonts w:ascii="Times New Roman" w:hAnsi="Times New Roman"/>
          <w:sz w:val="26"/>
          <w:szCs w:val="26"/>
        </w:rPr>
        <w:t>its</w:t>
      </w:r>
      <w:r w:rsidR="00B624C8">
        <w:rPr>
          <w:rFonts w:ascii="Times New Roman" w:hAnsi="Times New Roman"/>
          <w:sz w:val="26"/>
          <w:szCs w:val="26"/>
        </w:rPr>
        <w:t xml:space="preserve"> f-th row</w:t>
      </w:r>
      <w:r w:rsidR="00A136B3">
        <w:rPr>
          <w:rFonts w:ascii="Times New Roman" w:hAnsi="Times New Roman"/>
          <w:sz w:val="26"/>
          <w:szCs w:val="26"/>
        </w:rPr>
        <w:t xml:space="preserve"> a</w:t>
      </w:r>
      <w:r w:rsidR="00A77325">
        <w:rPr>
          <w:rFonts w:ascii="Times New Roman" w:hAnsi="Times New Roman"/>
          <w:sz w:val="26"/>
          <w:szCs w:val="26"/>
        </w:rPr>
        <w:t xml:space="preserve"> </w:t>
      </w:r>
      <w:r w:rsidR="00F52CDA">
        <w:rPr>
          <w:rFonts w:ascii="Times New Roman" w:hAnsi="Times New Roman"/>
          <w:sz w:val="26"/>
          <w:szCs w:val="26"/>
        </w:rPr>
        <w:t>co</w:t>
      </w:r>
      <w:r w:rsidR="00D4410F">
        <w:rPr>
          <w:rFonts w:ascii="Times New Roman" w:hAnsi="Times New Roman"/>
          <w:sz w:val="26"/>
          <w:szCs w:val="26"/>
        </w:rPr>
        <w:t>mpress</w:t>
      </w:r>
      <w:r w:rsidR="00F67500">
        <w:rPr>
          <w:rFonts w:ascii="Times New Roman" w:hAnsi="Times New Roman"/>
          <w:sz w:val="26"/>
          <w:szCs w:val="26"/>
        </w:rPr>
        <w:t>ed representation</w:t>
      </w:r>
      <w:r w:rsidR="00F52CDA">
        <w:rPr>
          <w:rFonts w:ascii="Times New Roman" w:hAnsi="Times New Roman"/>
          <w:sz w:val="26"/>
          <w:szCs w:val="26"/>
        </w:rPr>
        <w:t xml:space="preserve"> of the</w:t>
      </w:r>
      <w:r w:rsidR="008B3C7A">
        <w:rPr>
          <w:rFonts w:ascii="Times New Roman" w:hAnsi="Times New Roman"/>
          <w:sz w:val="26"/>
          <w:szCs w:val="26"/>
        </w:rPr>
        <w:t xml:space="preserve"> sequence of </w:t>
      </w:r>
      <w:r w:rsidR="00D4410F">
        <w:rPr>
          <w:rFonts w:ascii="Times New Roman" w:hAnsi="Times New Roman"/>
          <w:sz w:val="26"/>
          <w:szCs w:val="26"/>
        </w:rPr>
        <w:t>vectors</w:t>
      </w:r>
      <w:r w:rsidR="00B624C8">
        <w:rPr>
          <w:rFonts w:ascii="Times New Roman" w:hAnsi="Times New Roman"/>
          <w:sz w:val="26"/>
          <w:szCs w:val="26"/>
        </w:rPr>
        <w:t xml:space="preserve"> </w:t>
      </w:r>
      <m:oMath>
        <m:sSub>
          <m:sSubPr>
            <m:ctrlPr>
              <w:rPr>
                <w:rFonts w:ascii="Cambria Math" w:hAnsi="Cambria Math"/>
                <w:i/>
                <w:sz w:val="26"/>
                <w:szCs w:val="26"/>
              </w:rPr>
            </m:ctrlPr>
          </m:sSubPr>
          <m:e>
            <m:r>
              <w:rPr>
                <w:rFonts w:ascii="Cambria Math" w:hAnsi="Cambria Math"/>
                <w:sz w:val="26"/>
                <w:szCs w:val="26"/>
              </w:rPr>
              <m:t>{AT(</m:t>
            </m:r>
            <m:sSub>
              <m:sSubPr>
                <m:ctrlPr>
                  <w:rPr>
                    <w:rFonts w:ascii="Cambria Math" w:hAnsi="Cambria Math"/>
                    <w:i/>
                    <w:sz w:val="26"/>
                    <w:szCs w:val="26"/>
                  </w:rPr>
                </m:ctrlPr>
              </m:sSubPr>
              <m:e>
                <m:r>
                  <w:rPr>
                    <w:rFonts w:ascii="Cambria Math" w:hAnsi="Cambria Math"/>
                    <w:sz w:val="26"/>
                    <w:szCs w:val="26"/>
                  </w:rPr>
                  <m:t>PMLP</m:t>
                </m:r>
              </m:e>
              <m:sub>
                <m:r>
                  <w:rPr>
                    <w:rFonts w:ascii="Cambria Math" w:hAnsi="Cambria Math"/>
                    <w:sz w:val="26"/>
                    <w:szCs w:val="26"/>
                  </w:rPr>
                  <m:t>1</m:t>
                </m:r>
              </m:sub>
            </m:sSub>
            <m:r>
              <w:rPr>
                <w:rFonts w:ascii="Cambria Math" w:hAnsi="Cambria Math"/>
                <w:sz w:val="26"/>
                <w:szCs w:val="26"/>
              </w:rPr>
              <m:t>)</m:t>
            </m:r>
          </m:e>
          <m:sub>
            <m:r>
              <w:rPr>
                <w:rFonts w:ascii="Cambria Math" w:hAnsi="Cambria Math"/>
                <w:sz w:val="26"/>
                <w:szCs w:val="26"/>
              </w:rPr>
              <m:t>R(AT(</m:t>
            </m:r>
            <m:sSub>
              <m:sSubPr>
                <m:ctrlPr>
                  <w:rPr>
                    <w:rFonts w:ascii="Cambria Math" w:hAnsi="Cambria Math"/>
                    <w:i/>
                    <w:sz w:val="26"/>
                    <w:szCs w:val="26"/>
                  </w:rPr>
                </m:ctrlPr>
              </m:sSubPr>
              <m:e>
                <m:r>
                  <w:rPr>
                    <w:rFonts w:ascii="Cambria Math" w:hAnsi="Cambria Math"/>
                    <w:sz w:val="26"/>
                    <w:szCs w:val="26"/>
                  </w:rPr>
                  <m:t>PMLP</m:t>
                </m:r>
              </m:e>
              <m:sub>
                <m:r>
                  <w:rPr>
                    <w:rFonts w:ascii="Cambria Math" w:hAnsi="Cambria Math"/>
                    <w:sz w:val="26"/>
                    <w:szCs w:val="26"/>
                  </w:rPr>
                  <m:t>1</m:t>
                </m:r>
              </m:sub>
            </m:sSub>
            <m:r>
              <w:rPr>
                <w:rFonts w:ascii="Cambria Math" w:hAnsi="Cambria Math"/>
                <w:sz w:val="26"/>
                <w:szCs w:val="26"/>
              </w:rPr>
              <m:t>)),</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AT(</m:t>
            </m:r>
            <m:sSub>
              <m:sSubPr>
                <m:ctrlPr>
                  <w:rPr>
                    <w:rFonts w:ascii="Cambria Math" w:hAnsi="Cambria Math"/>
                    <w:i/>
                    <w:sz w:val="26"/>
                    <w:szCs w:val="26"/>
                  </w:rPr>
                </m:ctrlPr>
              </m:sSubPr>
              <m:e>
                <m:r>
                  <w:rPr>
                    <w:rFonts w:ascii="Cambria Math" w:hAnsi="Cambria Math"/>
                    <w:sz w:val="26"/>
                    <w:szCs w:val="26"/>
                  </w:rPr>
                  <m:t>PMLP</m:t>
                </m:r>
              </m:e>
              <m:sub>
                <m:r>
                  <w:rPr>
                    <w:rFonts w:ascii="Cambria Math" w:hAnsi="Cambria Math"/>
                    <w:sz w:val="26"/>
                    <w:szCs w:val="26"/>
                  </w:rPr>
                  <m:t>2</m:t>
                </m:r>
              </m:sub>
            </m:sSub>
            <m:r>
              <w:rPr>
                <w:rFonts w:ascii="Cambria Math" w:hAnsi="Cambria Math"/>
                <w:sz w:val="26"/>
                <w:szCs w:val="26"/>
              </w:rPr>
              <m:t>)</m:t>
            </m:r>
          </m:e>
          <m:sub>
            <m:r>
              <w:rPr>
                <w:rFonts w:ascii="Cambria Math" w:hAnsi="Cambria Math"/>
                <w:sz w:val="26"/>
                <w:szCs w:val="26"/>
              </w:rPr>
              <m:t>R(AT(</m:t>
            </m:r>
            <m:sSub>
              <m:sSubPr>
                <m:ctrlPr>
                  <w:rPr>
                    <w:rFonts w:ascii="Cambria Math" w:hAnsi="Cambria Math"/>
                    <w:i/>
                    <w:sz w:val="26"/>
                    <w:szCs w:val="26"/>
                  </w:rPr>
                </m:ctrlPr>
              </m:sSubPr>
              <m:e>
                <m:r>
                  <w:rPr>
                    <w:rFonts w:ascii="Cambria Math" w:hAnsi="Cambria Math"/>
                    <w:sz w:val="26"/>
                    <w:szCs w:val="26"/>
                  </w:rPr>
                  <m:t>PMLP</m:t>
                </m:r>
              </m:e>
              <m:sub>
                <m:r>
                  <w:rPr>
                    <w:rFonts w:ascii="Cambria Math" w:hAnsi="Cambria Math"/>
                    <w:sz w:val="26"/>
                    <w:szCs w:val="26"/>
                  </w:rPr>
                  <m:t>i</m:t>
                </m:r>
              </m:sub>
            </m:sSub>
            <m:r>
              <w:rPr>
                <w:rFonts w:ascii="Cambria Math" w:hAnsi="Cambria Math"/>
                <w:sz w:val="26"/>
                <w:szCs w:val="26"/>
              </w:rPr>
              <m:t>))</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AT(</m:t>
            </m:r>
            <m:sSub>
              <m:sSubPr>
                <m:ctrlPr>
                  <w:rPr>
                    <w:rFonts w:ascii="Cambria Math" w:hAnsi="Cambria Math"/>
                    <w:i/>
                    <w:sz w:val="26"/>
                    <w:szCs w:val="26"/>
                  </w:rPr>
                </m:ctrlPr>
              </m:sSubPr>
              <m:e>
                <m:r>
                  <w:rPr>
                    <w:rFonts w:ascii="Cambria Math" w:hAnsi="Cambria Math"/>
                    <w:sz w:val="26"/>
                    <w:szCs w:val="26"/>
                  </w:rPr>
                  <m:t>PMLP</m:t>
                </m:r>
              </m:e>
              <m:sub>
                <m:r>
                  <w:rPr>
                    <w:rFonts w:ascii="Cambria Math" w:hAnsi="Cambria Math"/>
                    <w:sz w:val="26"/>
                    <w:szCs w:val="26"/>
                  </w:rPr>
                  <m:t>f</m:t>
                </m:r>
              </m:sub>
            </m:sSub>
            <m:r>
              <w:rPr>
                <w:rFonts w:ascii="Cambria Math" w:hAnsi="Cambria Math"/>
                <w:sz w:val="26"/>
                <w:szCs w:val="26"/>
              </w:rPr>
              <m:t>)</m:t>
            </m:r>
          </m:e>
          <m:sub>
            <m:r>
              <w:rPr>
                <w:rFonts w:ascii="Cambria Math" w:hAnsi="Cambria Math"/>
                <w:sz w:val="26"/>
                <w:szCs w:val="26"/>
              </w:rPr>
              <m:t>R(AT(</m:t>
            </m:r>
            <m:sSub>
              <m:sSubPr>
                <m:ctrlPr>
                  <w:rPr>
                    <w:rFonts w:ascii="Cambria Math" w:hAnsi="Cambria Math"/>
                    <w:i/>
                    <w:sz w:val="26"/>
                    <w:szCs w:val="26"/>
                  </w:rPr>
                </m:ctrlPr>
              </m:sSubPr>
              <m:e>
                <m:r>
                  <w:rPr>
                    <w:rFonts w:ascii="Cambria Math" w:hAnsi="Cambria Math"/>
                    <w:sz w:val="26"/>
                    <w:szCs w:val="26"/>
                  </w:rPr>
                  <m:t>PMLP</m:t>
                </m:r>
              </m:e>
              <m:sub>
                <m:r>
                  <w:rPr>
                    <w:rFonts w:ascii="Cambria Math" w:hAnsi="Cambria Math"/>
                    <w:sz w:val="26"/>
                    <w:szCs w:val="26"/>
                  </w:rPr>
                  <m:t>f</m:t>
                </m:r>
              </m:sub>
            </m:sSub>
            <m:r>
              <w:rPr>
                <w:rFonts w:ascii="Cambria Math" w:hAnsi="Cambria Math"/>
                <w:sz w:val="26"/>
                <w:szCs w:val="26"/>
              </w:rPr>
              <m:t>))</m:t>
            </m:r>
          </m:sub>
        </m:sSub>
        <m:r>
          <w:rPr>
            <w:rFonts w:ascii="Cambria Math" w:hAnsi="Cambria Math"/>
            <w:sz w:val="26"/>
            <w:szCs w:val="26"/>
          </w:rPr>
          <m:t>}</m:t>
        </m:r>
      </m:oMath>
      <w:r w:rsidR="001F5B4B">
        <w:rPr>
          <w:rFonts w:ascii="Times New Roman" w:hAnsi="Times New Roman"/>
          <w:sz w:val="26"/>
          <w:szCs w:val="26"/>
        </w:rPr>
        <w:t>.</w:t>
      </w:r>
      <w:r w:rsidR="00E65A2A">
        <w:rPr>
          <w:rFonts w:ascii="Times New Roman" w:hAnsi="Times New Roman"/>
          <w:sz w:val="26"/>
          <w:szCs w:val="26"/>
        </w:rPr>
        <w:t xml:space="preserve"> </w:t>
      </w:r>
      <w:r w:rsidR="00F43B6C">
        <w:rPr>
          <w:rFonts w:ascii="Times New Roman" w:hAnsi="Times New Roman"/>
          <w:sz w:val="26"/>
          <w:szCs w:val="26"/>
        </w:rPr>
        <w:t>Because</w:t>
      </w:r>
      <w:r w:rsidR="00581CA7">
        <w:rPr>
          <w:rFonts w:ascii="Times New Roman" w:hAnsi="Times New Roman"/>
          <w:sz w:val="26"/>
          <w:szCs w:val="26"/>
        </w:rPr>
        <w:t xml:space="preserve"> each</w:t>
      </w:r>
      <w:r w:rsidR="00E10944">
        <w:rPr>
          <w:rFonts w:ascii="Times New Roman" w:hAnsi="Times New Roman"/>
          <w:sz w:val="26"/>
          <w:szCs w:val="26"/>
        </w:rPr>
        <w:t xml:space="preserve"> </w:t>
      </w:r>
      <w:r w:rsidR="00E65A2A">
        <w:rPr>
          <w:rFonts w:ascii="Times New Roman" w:hAnsi="Times New Roman"/>
          <w:sz w:val="26"/>
          <w:szCs w:val="26"/>
        </w:rPr>
        <w:t xml:space="preserve"> </w:t>
      </w:r>
      <m:oMath>
        <m:sSub>
          <m:sSubPr>
            <m:ctrlPr>
              <w:rPr>
                <w:rFonts w:ascii="Cambria Math" w:hAnsi="Cambria Math"/>
                <w:i/>
                <w:sz w:val="26"/>
                <w:szCs w:val="26"/>
              </w:rPr>
            </m:ctrlPr>
          </m:sSubPr>
          <m:e>
            <m:r>
              <w:rPr>
                <w:rFonts w:ascii="Cambria Math" w:hAnsi="Cambria Math"/>
                <w:sz w:val="26"/>
                <w:szCs w:val="26"/>
              </w:rPr>
              <m:t>AT(</m:t>
            </m:r>
            <m:sSub>
              <m:sSubPr>
                <m:ctrlPr>
                  <w:rPr>
                    <w:rFonts w:ascii="Cambria Math" w:hAnsi="Cambria Math"/>
                    <w:i/>
                    <w:sz w:val="26"/>
                    <w:szCs w:val="26"/>
                  </w:rPr>
                </m:ctrlPr>
              </m:sSubPr>
              <m:e>
                <m:r>
                  <w:rPr>
                    <w:rFonts w:ascii="Cambria Math" w:hAnsi="Cambria Math"/>
                    <w:sz w:val="26"/>
                    <w:szCs w:val="26"/>
                  </w:rPr>
                  <m:t>PMLP</m:t>
                </m:r>
              </m:e>
              <m:sub>
                <m:r>
                  <w:rPr>
                    <w:rFonts w:ascii="Cambria Math" w:hAnsi="Cambria Math"/>
                    <w:sz w:val="26"/>
                    <w:szCs w:val="26"/>
                  </w:rPr>
                  <m:t>i</m:t>
                </m:r>
              </m:sub>
            </m:sSub>
            <m:r>
              <w:rPr>
                <w:rFonts w:ascii="Cambria Math" w:hAnsi="Cambria Math"/>
                <w:sz w:val="26"/>
                <w:szCs w:val="26"/>
              </w:rPr>
              <m:t>)</m:t>
            </m:r>
          </m:e>
          <m:sub>
            <m:r>
              <w:rPr>
                <w:rFonts w:ascii="Cambria Math" w:hAnsi="Cambria Math"/>
                <w:sz w:val="26"/>
                <w:szCs w:val="26"/>
              </w:rPr>
              <m:t>R(AT(</m:t>
            </m:r>
            <m:sSub>
              <m:sSubPr>
                <m:ctrlPr>
                  <w:rPr>
                    <w:rFonts w:ascii="Cambria Math" w:hAnsi="Cambria Math"/>
                    <w:i/>
                    <w:sz w:val="26"/>
                    <w:szCs w:val="26"/>
                  </w:rPr>
                </m:ctrlPr>
              </m:sSubPr>
              <m:e>
                <m:r>
                  <w:rPr>
                    <w:rFonts w:ascii="Cambria Math" w:hAnsi="Cambria Math"/>
                    <w:sz w:val="26"/>
                    <w:szCs w:val="26"/>
                  </w:rPr>
                  <m:t>PMLP</m:t>
                </m:r>
              </m:e>
              <m:sub>
                <m:r>
                  <w:rPr>
                    <w:rFonts w:ascii="Cambria Math" w:hAnsi="Cambria Math"/>
                    <w:sz w:val="26"/>
                    <w:szCs w:val="26"/>
                  </w:rPr>
                  <m:t>i</m:t>
                </m:r>
              </m:sub>
            </m:sSub>
            <m:r>
              <w:rPr>
                <w:rFonts w:ascii="Cambria Math" w:hAnsi="Cambria Math"/>
                <w:sz w:val="26"/>
                <w:szCs w:val="26"/>
              </w:rPr>
              <m:t>)),</m:t>
            </m:r>
          </m:sub>
        </m:sSub>
        <m:r>
          <w:rPr>
            <w:rFonts w:ascii="Cambria Math" w:hAnsi="Cambria Math"/>
            <w:sz w:val="26"/>
            <w:szCs w:val="26"/>
          </w:rPr>
          <m:t xml:space="preserve">  </m:t>
        </m:r>
      </m:oMath>
      <w:r w:rsidR="00D6150C">
        <w:rPr>
          <w:rFonts w:ascii="Times New Roman" w:hAnsi="Times New Roman"/>
          <w:sz w:val="26"/>
          <w:szCs w:val="26"/>
        </w:rPr>
        <w:t xml:space="preserve">, </w:t>
      </w:r>
      <w:r w:rsidR="001A12DB">
        <w:rPr>
          <w:rFonts w:ascii="Times New Roman" w:hAnsi="Times New Roman"/>
          <w:sz w:val="26"/>
          <w:szCs w:val="26"/>
        </w:rPr>
        <w:t>serves as an</w:t>
      </w:r>
      <w:r w:rsidR="00D6150C">
        <w:rPr>
          <w:rFonts w:ascii="Times New Roman" w:hAnsi="Times New Roman"/>
          <w:sz w:val="26"/>
          <w:szCs w:val="26"/>
        </w:rPr>
        <w:t xml:space="preserve"> </w:t>
      </w:r>
      <w:r w:rsidR="001A12DB">
        <w:rPr>
          <w:rFonts w:ascii="Times New Roman" w:hAnsi="Times New Roman"/>
          <w:sz w:val="26"/>
          <w:szCs w:val="26"/>
        </w:rPr>
        <w:t>encoding</w:t>
      </w:r>
      <w:r w:rsidR="00D6150C">
        <w:rPr>
          <w:rFonts w:ascii="Times New Roman" w:hAnsi="Times New Roman"/>
          <w:sz w:val="26"/>
          <w:szCs w:val="26"/>
        </w:rPr>
        <w:t xml:space="preserve"> of </w:t>
      </w:r>
      <w:r w:rsidR="00DA2142">
        <w:rPr>
          <w:rFonts w:ascii="Times New Roman" w:hAnsi="Times New Roman"/>
          <w:sz w:val="26"/>
          <w:szCs w:val="26"/>
        </w:rPr>
        <w:t xml:space="preserve">the state </w:t>
      </w:r>
      <m:oMath>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i</m:t>
            </m:r>
          </m:sub>
        </m:sSub>
      </m:oMath>
      <w:r w:rsidR="00A24A08">
        <w:rPr>
          <w:rFonts w:ascii="Times New Roman" w:hAnsi="Times New Roman"/>
          <w:sz w:val="26"/>
          <w:szCs w:val="26"/>
        </w:rPr>
        <w:t xml:space="preserve">, </w:t>
      </w:r>
      <w:r w:rsidR="0006641B">
        <w:rPr>
          <w:rFonts w:ascii="Times New Roman" w:hAnsi="Times New Roman"/>
          <w:sz w:val="26"/>
          <w:szCs w:val="26"/>
        </w:rPr>
        <w:t>the</w:t>
      </w:r>
      <w:r w:rsidR="00D921FE">
        <w:rPr>
          <w:rFonts w:ascii="Times New Roman" w:hAnsi="Times New Roman"/>
          <w:sz w:val="26"/>
          <w:szCs w:val="26"/>
        </w:rPr>
        <w:t>, rows</w:t>
      </w:r>
      <w:r w:rsidR="001604C8">
        <w:rPr>
          <w:rFonts w:ascii="Times New Roman" w:hAnsi="Times New Roman"/>
          <w:sz w:val="26"/>
          <w:szCs w:val="26"/>
        </w:rPr>
        <w:t xml:space="preserve"> of</w:t>
      </w:r>
      <w:r w:rsidR="0006641B">
        <w:rPr>
          <w:rFonts w:ascii="Times New Roman" w:hAnsi="Times New Roman"/>
          <w:sz w:val="26"/>
          <w:szCs w:val="26"/>
        </w:rPr>
        <w:t xml:space="preserve"> AT(GCL)</w:t>
      </w:r>
      <w:r w:rsidR="001604C8">
        <w:rPr>
          <w:rFonts w:ascii="Times New Roman" w:hAnsi="Times New Roman"/>
          <w:sz w:val="26"/>
          <w:szCs w:val="26"/>
        </w:rPr>
        <w:t xml:space="preserve"> consequently</w:t>
      </w:r>
      <w:r w:rsidR="0006641B">
        <w:rPr>
          <w:rFonts w:ascii="Times New Roman" w:hAnsi="Times New Roman"/>
          <w:sz w:val="26"/>
          <w:szCs w:val="26"/>
        </w:rPr>
        <w:t xml:space="preserve">  encode</w:t>
      </w:r>
      <w:r w:rsidR="00FF12DF">
        <w:rPr>
          <w:rFonts w:ascii="Times New Roman" w:hAnsi="Times New Roman"/>
          <w:sz w:val="26"/>
          <w:szCs w:val="26"/>
        </w:rPr>
        <w:t xml:space="preserve"> global information</w:t>
      </w:r>
      <w:r w:rsidR="002C5532">
        <w:rPr>
          <w:rFonts w:ascii="Times New Roman" w:hAnsi="Times New Roman"/>
          <w:sz w:val="26"/>
          <w:szCs w:val="26"/>
        </w:rPr>
        <w:t xml:space="preserve"> of the entire state batch </w:t>
      </w:r>
      <w:del w:id="4" w:author="Microsoft Word" w:date="2026-03-16T14:44:00Z" w16du:dateUtc="2026-03-16T19:44:00Z">
        <w:r w:rsidR="002C5532">
          <w:rPr>
            <w:rFonts w:ascii="Times New Roman" w:hAnsi="Times New Roman"/>
            <w:sz w:val="26"/>
            <w:szCs w:val="26"/>
          </w:rPr>
          <w:delText>feed</w:delText>
        </w:r>
      </w:del>
      <w:ins w:id="5" w:author="Microsoft Word" w:date="2026-03-16T14:44:00Z" w16du:dateUtc="2026-03-16T19:44:00Z">
        <w:r w:rsidR="002C5532">
          <w:rPr>
            <w:rFonts w:ascii="Times New Roman" w:hAnsi="Times New Roman"/>
            <w:sz w:val="26"/>
            <w:szCs w:val="26"/>
          </w:rPr>
          <w:t>fed</w:t>
        </w:r>
      </w:ins>
      <w:r w:rsidR="002C5532">
        <w:rPr>
          <w:rFonts w:ascii="Times New Roman" w:hAnsi="Times New Roman"/>
          <w:sz w:val="26"/>
          <w:szCs w:val="26"/>
        </w:rPr>
        <w:t xml:space="preserve"> to the DKA model.</w:t>
      </w:r>
    </w:p>
    <w:p w14:paraId="1A1F5614" w14:textId="3E9EF7BB" w:rsidR="00D2362F" w:rsidRPr="00BE0EE9" w:rsidRDefault="00D2362F" w:rsidP="008B6DDB">
      <w:pPr>
        <w:spacing w:before="0" w:after="0" w:line="240" w:lineRule="auto"/>
        <w:rPr>
          <w:rFonts w:ascii="Times New Roman" w:hAnsi="Times New Roman"/>
          <w:sz w:val="26"/>
          <w:szCs w:val="26"/>
          <w:u w:val="single"/>
        </w:rPr>
      </w:pPr>
    </w:p>
    <w:p w14:paraId="063D746F" w14:textId="0A7E87E6" w:rsidR="002141F0" w:rsidRPr="00B6173C" w:rsidRDefault="00D41B33" w:rsidP="00B971FF">
      <w:pPr>
        <w:spacing w:before="0" w:after="0" w:line="240" w:lineRule="auto"/>
        <w:rPr>
          <w:rFonts w:ascii="Times New Roman" w:hAnsi="Times New Roman"/>
          <w:b/>
          <w:bCs/>
          <w:sz w:val="26"/>
          <w:szCs w:val="26"/>
        </w:rPr>
      </w:pPr>
      <w:r w:rsidRPr="00B6173C">
        <w:rPr>
          <w:rFonts w:ascii="Times New Roman" w:hAnsi="Times New Roman"/>
          <w:b/>
          <w:bCs/>
          <w:sz w:val="26"/>
          <w:szCs w:val="26"/>
        </w:rPr>
        <w:t>4</w:t>
      </w:r>
      <w:r w:rsidR="009854A9" w:rsidRPr="00B6173C">
        <w:rPr>
          <w:rFonts w:ascii="Times New Roman" w:hAnsi="Times New Roman"/>
          <w:b/>
          <w:bCs/>
          <w:sz w:val="26"/>
          <w:szCs w:val="26"/>
        </w:rPr>
        <w:t xml:space="preserve">. </w:t>
      </w:r>
      <w:r w:rsidR="004F6215" w:rsidRPr="00B6173C">
        <w:rPr>
          <w:rFonts w:ascii="Times New Roman" w:hAnsi="Times New Roman"/>
          <w:b/>
          <w:bCs/>
          <w:sz w:val="26"/>
          <w:szCs w:val="26"/>
        </w:rPr>
        <w:t>Analysis of the Results</w:t>
      </w:r>
    </w:p>
    <w:p w14:paraId="2EC115DB" w14:textId="6AE8D280" w:rsidR="00656427" w:rsidRPr="00B6173C" w:rsidRDefault="00656427" w:rsidP="00656427">
      <w:pPr>
        <w:spacing w:before="0" w:after="0" w:line="240" w:lineRule="auto"/>
        <w:rPr>
          <w:rFonts w:ascii="Times New Roman" w:hAnsi="Times New Roman"/>
          <w:i/>
          <w:iCs/>
          <w:sz w:val="26"/>
          <w:szCs w:val="26"/>
        </w:rPr>
      </w:pPr>
      <w:bookmarkStart w:id="6" w:name="OLE_LINK2"/>
      <w:r w:rsidRPr="00B6173C">
        <w:rPr>
          <w:rFonts w:ascii="Times New Roman" w:hAnsi="Times New Roman"/>
          <w:i/>
          <w:iCs/>
          <w:sz w:val="26"/>
          <w:szCs w:val="26"/>
        </w:rPr>
        <w:t>4.1 Results from Discrete Event Simulation</w:t>
      </w:r>
    </w:p>
    <w:p w14:paraId="25D8C554" w14:textId="7E2207E0" w:rsidR="47287602" w:rsidRDefault="47287602" w:rsidP="496F8809">
      <w:pPr>
        <w:spacing w:before="0" w:after="0" w:line="240" w:lineRule="auto"/>
        <w:rPr>
          <w:rFonts w:ascii="Times New Roman" w:hAnsi="Times New Roman"/>
          <w:sz w:val="26"/>
          <w:szCs w:val="26"/>
        </w:rPr>
      </w:pPr>
      <w:r w:rsidRPr="496F8809">
        <w:rPr>
          <w:rFonts w:ascii="Times New Roman" w:hAnsi="Times New Roman"/>
          <w:sz w:val="26"/>
          <w:szCs w:val="26"/>
        </w:rPr>
        <w:t>The DES model was first validated against the deterministic baseline Cf0 (single shift, S=1) reported in Garrido-Rios (2017, Table 6.10). Table 4 summarizes the official thesis-basis comparison together with a secondary gregorian annualization check used only as a diagnostic reference.</w:t>
      </w:r>
    </w:p>
    <w:p w14:paraId="252BB9C4" w14:textId="76998174" w:rsidR="47287602" w:rsidRDefault="47287602" w:rsidP="496F8809">
      <w:pPr>
        <w:spacing w:before="0" w:after="0"/>
        <w:jc w:val="center"/>
      </w:pPr>
      <w:r w:rsidRPr="496F8809">
        <w:rPr>
          <w:rFonts w:ascii="Times New Roman" w:hAnsi="Times New Roman"/>
          <w:color w:val="0432FF"/>
          <w:sz w:val="26"/>
          <w:szCs w:val="26"/>
        </w:rPr>
        <w:t>Table 5. Cf0 validation: simulated throughput vs. thesis reference (ECS)</w:t>
      </w:r>
      <w:r w:rsidRPr="496F8809">
        <w:rPr>
          <w:rFonts w:ascii="Times New Roman" w:hAnsi="Times New Roman"/>
          <w:color w:val="000000" w:themeColor="text1"/>
          <w:sz w:val="26"/>
          <w:szCs w:val="26"/>
        </w:rPr>
      </w:r>
    </w:p>
    <w:tbl>
      <w:tblPr>
        <w:tblStyle w:val="TableGrid"/>
        <w:tblW w:w="0" w:type="auto"/>
        <w:tblLook w:val="04A0" w:firstRow="1" w:lastRow="0" w:firstColumn="1" w:lastColumn="0" w:noHBand="0" w:noVBand="1"/>
      </w:tblPr>
      <w:tblGrid>
        <w:gridCol w:w="1875"/>
        <w:gridCol w:w="1875"/>
        <w:gridCol w:w="1875"/>
        <w:gridCol w:w="1875"/>
        <w:gridCol w:w="1875"/>
      </w:tblGrid>
      <w:tr w:rsidR="496F8809" w14:paraId="020407FA" w14:textId="77777777" w:rsidTr="496F8809">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2A897CE" w14:textId="6C1DB669" w:rsidR="496F8809" w:rsidRDefault="496F8809" w:rsidP="496F8809">
            <w:pPr>
              <w:jc w:val="center"/>
            </w:pPr>
            <w:r w:rsidRPr="496F8809">
              <w:rPr>
                <w:rFonts w:eastAsia="Garamond" w:cs="Garamond"/>
                <w:b/>
                <w:bCs/>
                <w:szCs w:val="28"/>
              </w:rPr>
              <w:t>Comparison basis</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CF69E0C" w14:textId="3AAD4BF6" w:rsidR="496F8809" w:rsidRDefault="496F8809" w:rsidP="496F8809">
            <w:pPr>
              <w:jc w:val="center"/>
            </w:pPr>
            <w:r w:rsidRPr="496F8809">
              <w:rPr>
                <w:rFonts w:eastAsia="Garamond" w:cs="Garamond"/>
                <w:b/>
                <w:bCs/>
                <w:szCs w:val="28"/>
              </w:rPr>
              <w:t>Hours/year</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9B56CE5" w14:textId="03ECD9A8" w:rsidR="496F8809" w:rsidRDefault="496F8809" w:rsidP="496F8809">
            <w:pPr>
              <w:jc w:val="center"/>
            </w:pPr>
            <w:r w:rsidRPr="496F8809">
              <w:rPr>
                <w:rFonts w:eastAsia="Garamond" w:cs="Garamond"/>
                <w:b/>
                <w:bCs/>
                <w:szCs w:val="28"/>
              </w:rPr>
              <w:t>Our model</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EC93A72" w14:textId="3406C772" w:rsidR="496F8809" w:rsidRDefault="496F8809" w:rsidP="496F8809">
            <w:pPr>
              <w:jc w:val="center"/>
            </w:pPr>
            <w:r w:rsidRPr="496F8809">
              <w:rPr>
                <w:rFonts w:eastAsia="Garamond" w:cs="Garamond"/>
                <w:b/>
                <w:bCs/>
                <w:szCs w:val="28"/>
              </w:rPr>
              <w:t>Thesis ECS</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5D34921" w14:textId="2EC32A9F" w:rsidR="496F8809" w:rsidRDefault="496F8809" w:rsidP="496F8809">
            <w:pPr>
              <w:jc w:val="center"/>
            </w:pPr>
            <w:r w:rsidRPr="496F8809">
              <w:rPr>
                <w:rFonts w:eastAsia="Garamond" w:cs="Garamond"/>
                <w:b/>
                <w:bCs/>
                <w:szCs w:val="28"/>
              </w:rPr>
              <w:t>Relative gap</w:t>
            </w:r>
          </w:p>
        </w:tc>
      </w:tr>
      <w:tr w:rsidR="496F8809" w14:paraId="46983169" w14:textId="77777777" w:rsidTr="496F8809">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49417A7" w14:textId="170421EE" w:rsidR="496F8809" w:rsidRDefault="496F8809" w:rsidP="496F8809">
            <w:pPr>
              <w:jc w:val="left"/>
            </w:pPr>
            <w:r w:rsidRPr="496F8809">
              <w:rPr>
                <w:rFonts w:eastAsia="Garamond" w:cs="Garamond"/>
                <w:szCs w:val="28"/>
              </w:rPr>
              <w:t>Thesis basis (official)</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7F1DF34" w14:textId="574A1D81" w:rsidR="496F8809" w:rsidRDefault="496F8809" w:rsidP="496F8809">
            <w:pPr>
              <w:jc w:val="center"/>
            </w:pPr>
            <w:r w:rsidRPr="496F8809">
              <w:rPr>
                <w:rFonts w:eastAsia="Garamond" w:cs="Garamond"/>
                <w:szCs w:val="28"/>
              </w:rPr>
              <w:t>8,064</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248EAC3" w14:textId="0DA332E3" w:rsidR="496F8809" w:rsidRDefault="496F8809" w:rsidP="496F8809">
            <w:pPr>
              <w:jc w:val="center"/>
            </w:pPr>
            <w:r w:rsidRPr="496F8809">
              <w:rPr>
                <w:rFonts w:eastAsia="Garamond" w:cs="Garamond"/>
                <w:szCs w:val="28"/>
              </w:rPr>
              <w:t>733,621</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24027BF" w14:textId="624ABBD1" w:rsidR="496F8809" w:rsidRDefault="496F8809" w:rsidP="496F8809">
            <w:pPr>
              <w:jc w:val="center"/>
            </w:pPr>
            <w:r w:rsidRPr="496F8809">
              <w:rPr>
                <w:rFonts w:eastAsia="Garamond" w:cs="Garamond"/>
                <w:szCs w:val="28"/>
              </w:rPr>
              <w:t>767,592</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05A3C27F" w14:textId="38AC04E7" w:rsidR="496F8809" w:rsidRDefault="496F8809" w:rsidP="496F8809">
            <w:pPr>
              <w:jc w:val="center"/>
            </w:pPr>
            <w:r w:rsidRPr="496F8809">
              <w:rPr>
                <w:rFonts w:eastAsia="Garamond" w:cs="Garamond"/>
                <w:szCs w:val="28"/>
              </w:rPr>
              <w:t>-4.43%</w:t>
            </w:r>
          </w:p>
        </w:tc>
      </w:tr>
      <w:tr w:rsidR="496F8809" w14:paraId="46DA3F8C" w14:textId="77777777" w:rsidTr="496F8809">
        <w:trPr>
          <w:trHeight w:val="300"/>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5882037" w14:textId="0896E49B" w:rsidR="496F8809" w:rsidRDefault="496F8809" w:rsidP="496F8809">
            <w:pPr>
              <w:jc w:val="left"/>
            </w:pPr>
            <w:r w:rsidRPr="496F8809">
              <w:rPr>
                <w:rFonts w:eastAsia="Garamond" w:cs="Garamond"/>
                <w:szCs w:val="28"/>
              </w:rPr>
              <w:lastRenderedPageBreak/>
              <w:t>Gregorian basis (diagnostic)</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B1777B7" w14:textId="6BA55F49" w:rsidR="496F8809" w:rsidRDefault="496F8809" w:rsidP="496F8809">
            <w:pPr>
              <w:jc w:val="center"/>
            </w:pPr>
            <w:r w:rsidRPr="496F8809">
              <w:rPr>
                <w:rFonts w:eastAsia="Garamond" w:cs="Garamond"/>
                <w:szCs w:val="28"/>
              </w:rPr>
              <w:t>8,760</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B1E7287" w14:textId="5C5C4C89" w:rsidR="496F8809" w:rsidRDefault="496F8809" w:rsidP="496F8809">
            <w:pPr>
              <w:jc w:val="center"/>
            </w:pPr>
            <w:r w:rsidRPr="496F8809">
              <w:rPr>
                <w:rFonts w:eastAsia="Garamond" w:cs="Garamond"/>
                <w:szCs w:val="28"/>
              </w:rPr>
              <w:t>796,940</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63AEE3A" w14:textId="56693111" w:rsidR="496F8809" w:rsidRDefault="496F8809" w:rsidP="496F8809">
            <w:pPr>
              <w:jc w:val="center"/>
            </w:pPr>
            <w:r w:rsidRPr="496F8809">
              <w:rPr>
                <w:rFonts w:eastAsia="Garamond" w:cs="Garamond"/>
                <w:szCs w:val="28"/>
              </w:rPr>
              <w:t>767,592</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73B9BDF" w14:textId="5DEBA4EF" w:rsidR="496F8809" w:rsidRDefault="496F8809" w:rsidP="496F8809">
            <w:pPr>
              <w:jc w:val="center"/>
            </w:pPr>
            <w:r w:rsidRPr="496F8809">
              <w:rPr>
                <w:rFonts w:eastAsia="Garamond" w:cs="Garamond"/>
                <w:szCs w:val="28"/>
              </w:rPr>
              <w:t>+3.82%</w:t>
            </w:r>
          </w:p>
        </w:tc>
      </w:tr>
    </w:tbl>
    <w:p w14:paraId="7861E80A" w14:textId="32496F83" w:rsidR="496F8809" w:rsidRDefault="496F8809" w:rsidP="496F8809">
      <w:pPr>
        <w:spacing w:before="0" w:after="0"/>
        <w:rPr>
          <w:rFonts w:eastAsia="Garamond" w:cs="Garamond"/>
          <w:szCs w:val="28"/>
        </w:rPr>
      </w:pPr>
    </w:p>
    <w:p w14:paraId="1F599732" w14:textId="335A5C02" w:rsidR="29F8BC81" w:rsidRDefault="29F8BC81" w:rsidP="496F8809">
      <w:pPr>
        <w:spacing w:before="0" w:after="0" w:line="240" w:lineRule="auto"/>
        <w:rPr>
          <w:rFonts w:ascii="Times New Roman" w:hAnsi="Times New Roman"/>
          <w:sz w:val="26"/>
          <w:szCs w:val="26"/>
        </w:rPr>
      </w:pPr>
      <w:r w:rsidRPr="496F8809">
        <w:rPr>
          <w:rFonts w:ascii="Times New Roman" w:hAnsi="Times New Roman"/>
          <w:sz w:val="26"/>
          <w:szCs w:val="26"/>
        </w:rPr>
        <w:t>Using the official thesis basis of 8,064 hours per year (48 operational weeks), the model delivers 733,621 rations per year on average, compared with the thesis ECS reference of 767,592 rations, which yields a relative gap of -4.43%. This result is comfortably within the accepted +/-15% validation threshold and therefore supports the structural fidelity of the rebuilt DES model.</w:t>
      </w:r>
    </w:p>
    <w:p w14:paraId="07CC7FFF" w14:textId="1C278DCE" w:rsidR="496F8809" w:rsidRDefault="496F8809" w:rsidP="496F8809">
      <w:pPr>
        <w:spacing w:before="0" w:after="0" w:line="240" w:lineRule="auto"/>
        <w:rPr>
          <w:rFonts w:ascii="Times New Roman" w:hAnsi="Times New Roman"/>
          <w:i/>
          <w:iCs/>
          <w:sz w:val="26"/>
          <w:szCs w:val="26"/>
        </w:rPr>
      </w:pPr>
    </w:p>
    <w:p w14:paraId="0D3D4E65" w14:textId="33653803" w:rsidR="29F8BC81" w:rsidRDefault="29F8BC81" w:rsidP="2D44209A">
      <w:pPr>
        <w:spacing w:before="0" w:after="0" w:line="240" w:lineRule="auto"/>
        <w:rPr>
          <w:rFonts w:ascii="Times New Roman" w:hAnsi="Times New Roman"/>
          <w:sz w:val="26"/>
          <w:szCs w:val="26"/>
        </w:rPr>
      </w:pPr>
      <w:r w:rsidRPr="2D44209A">
        <w:rPr>
          <w:rFonts w:ascii="Times New Roman" w:hAnsi="Times New Roman"/>
          <w:sz w:val="26"/>
          <w:szCs w:val="26"/>
        </w:rPr>
        <w:t>Under deterministic Cf0 conditions with risks disabled, the simulation produces 734,458 rations per year on average and delivers 733,621 rations per year, with a fill rate of 99.3% and only 41 backorders accumulated over the 20-year horizon. These results indicate that the baseline network is well configured for nominal demand. At the same time, the weekly demand of roughly 17,500 rations against a single-shift production capacity of approximately 17,948 rations shows that the assembly line already operates near saturation.</w:t>
      </w:r>
      <w:r w:rsidR="21224F80" w:rsidRPr="2D44209A">
        <w:rPr>
          <w:rFonts w:ascii="Times New Roman" w:hAnsi="Times New Roman"/>
          <w:sz w:val="26"/>
          <w:szCs w:val="26"/>
        </w:rPr>
        <w:t xml:space="preserve"> </w:t>
      </w:r>
    </w:p>
    <w:p w14:paraId="174336E2" w14:textId="2D67DB2A" w:rsidR="29F8BC81" w:rsidRDefault="29F8BC81" w:rsidP="2D44209A">
      <w:pPr>
        <w:spacing w:before="0" w:after="0" w:line="240" w:lineRule="auto"/>
        <w:rPr>
          <w:rFonts w:ascii="Times New Roman" w:hAnsi="Times New Roman"/>
          <w:sz w:val="26"/>
          <w:szCs w:val="26"/>
        </w:rPr>
      </w:pPr>
    </w:p>
    <w:p w14:paraId="51F40A3D" w14:textId="1F088284" w:rsidR="29F8BC81" w:rsidRDefault="0C01EDEB" w:rsidP="2D44209A">
      <w:pPr>
        <w:spacing w:before="0" w:after="0" w:line="240" w:lineRule="auto"/>
        <w:rPr>
          <w:rFonts w:ascii="Times New Roman" w:hAnsi="Times New Roman"/>
          <w:sz w:val="26"/>
          <w:szCs w:val="26"/>
        </w:rPr>
      </w:pPr>
      <w:r w:rsidRPr="2D44209A">
        <w:rPr>
          <w:rFonts w:ascii="Times New Roman" w:hAnsi="Times New Roman"/>
          <w:sz w:val="26"/>
          <w:szCs w:val="26"/>
        </w:rPr>
        <w:t>To characterize the DES behavior under disruption, two stochastic risk configurations were evaluated over the 20-year simulation horizon. Table 5 summarizes the results.</w:t>
      </w:r>
    </w:p>
    <w:p w14:paraId="7DC313A8" w14:textId="6D13D45D" w:rsidR="29F8BC81" w:rsidRDefault="29F8BC81" w:rsidP="2D44209A">
      <w:pPr>
        <w:spacing w:before="0" w:after="0" w:line="240" w:lineRule="auto"/>
        <w:rPr>
          <w:rFonts w:ascii="Times New Roman" w:hAnsi="Times New Roman"/>
          <w:sz w:val="26"/>
          <w:szCs w:val="26"/>
        </w:rPr>
      </w:pPr>
      <w:r>
        <w:t>Table 6. DES performance under stochastic risk configurations</w:t>
      </w:r>
      <w:r w:rsidR="0D6C324F" w:rsidRPr="2D44209A">
        <w:rPr>
          <w:rFonts w:eastAsia="Garamond" w:cs="Garamond"/>
          <w:szCs w:val="28"/>
        </w:rPr>
      </w:r>
    </w:p>
    <w:tbl>
      <w:tblPr>
        <w:tblStyle w:val="TableGrid"/>
        <w:tblW w:w="0" w:type="auto"/>
        <w:tblLook w:val="04A0" w:firstRow="1" w:lastRow="0" w:firstColumn="1" w:lastColumn="0" w:noHBand="0" w:noVBand="1"/>
      </w:tblPr>
      <w:tblGrid>
        <w:gridCol w:w="1872"/>
        <w:gridCol w:w="1872"/>
        <w:gridCol w:w="1872"/>
        <w:gridCol w:w="1872"/>
        <w:gridCol w:w="1872"/>
      </w:tblGrid>
      <w:tr w:rsidR="2D44209A" w14:paraId="34D2B708" w14:textId="77777777" w:rsidTr="2D44209A">
        <w:trPr>
          <w:trHeight w:val="300"/>
        </w:trPr>
        <w:tc>
          <w:tcPr>
            <w:tcW w:w="1872" w:type="dxa"/>
            <w:tcBorders>
              <w:top w:val="single" w:sz="8" w:space="0" w:color="auto"/>
              <w:left w:val="single" w:sz="8" w:space="0" w:color="auto"/>
              <w:bottom w:val="single" w:sz="8" w:space="0" w:color="auto"/>
              <w:right w:val="single" w:sz="8" w:space="0" w:color="auto"/>
            </w:tcBorders>
            <w:tcMar>
              <w:left w:w="108" w:type="dxa"/>
              <w:right w:w="108" w:type="dxa"/>
            </w:tcMar>
          </w:tcPr>
          <w:p w14:paraId="6A448543" w14:textId="0EB10620" w:rsidR="2D44209A" w:rsidRDefault="2D44209A" w:rsidP="2D44209A">
            <w:pPr>
              <w:jc w:val="center"/>
            </w:pPr>
            <w:r w:rsidRPr="2D44209A">
              <w:rPr>
                <w:rFonts w:eastAsia="Garamond" w:cs="Garamond"/>
                <w:b/>
                <w:bCs/>
                <w:szCs w:val="28"/>
              </w:rPr>
              <w:t>Configuration</w:t>
            </w:r>
          </w:p>
        </w:tc>
        <w:tc>
          <w:tcPr>
            <w:tcW w:w="1872" w:type="dxa"/>
            <w:tcBorders>
              <w:top w:val="single" w:sz="8" w:space="0" w:color="auto"/>
              <w:left w:val="single" w:sz="8" w:space="0" w:color="auto"/>
              <w:bottom w:val="single" w:sz="8" w:space="0" w:color="auto"/>
              <w:right w:val="single" w:sz="8" w:space="0" w:color="auto"/>
            </w:tcBorders>
            <w:tcMar>
              <w:left w:w="108" w:type="dxa"/>
              <w:right w:w="108" w:type="dxa"/>
            </w:tcMar>
          </w:tcPr>
          <w:p w14:paraId="14EE16D6" w14:textId="7361DF4E" w:rsidR="2D44209A" w:rsidRDefault="2D44209A" w:rsidP="2D44209A">
            <w:pPr>
              <w:jc w:val="center"/>
            </w:pPr>
            <w:r w:rsidRPr="2D44209A">
              <w:rPr>
                <w:rFonts w:eastAsia="Garamond" w:cs="Garamond"/>
                <w:b/>
                <w:bCs/>
                <w:szCs w:val="28"/>
              </w:rPr>
              <w:t>Avg. annual delivery</w:t>
            </w:r>
          </w:p>
        </w:tc>
        <w:tc>
          <w:tcPr>
            <w:tcW w:w="1872" w:type="dxa"/>
            <w:tcBorders>
              <w:top w:val="single" w:sz="8" w:space="0" w:color="auto"/>
              <w:left w:val="single" w:sz="8" w:space="0" w:color="auto"/>
              <w:bottom w:val="single" w:sz="8" w:space="0" w:color="auto"/>
              <w:right w:val="single" w:sz="8" w:space="0" w:color="auto"/>
            </w:tcBorders>
            <w:tcMar>
              <w:left w:w="108" w:type="dxa"/>
              <w:right w:w="108" w:type="dxa"/>
            </w:tcMar>
          </w:tcPr>
          <w:p w14:paraId="564A68B5" w14:textId="370B567E" w:rsidR="2D44209A" w:rsidRDefault="2D44209A" w:rsidP="2D44209A">
            <w:pPr>
              <w:jc w:val="center"/>
            </w:pPr>
            <w:r w:rsidRPr="2D44209A">
              <w:rPr>
                <w:rFonts w:eastAsia="Garamond" w:cs="Garamond"/>
                <w:b/>
                <w:bCs/>
                <w:szCs w:val="28"/>
              </w:rPr>
              <w:t>Fill rate</w:t>
            </w:r>
          </w:p>
        </w:tc>
        <w:tc>
          <w:tcPr>
            <w:tcW w:w="1872" w:type="dxa"/>
            <w:tcBorders>
              <w:top w:val="single" w:sz="8" w:space="0" w:color="auto"/>
              <w:left w:val="single" w:sz="8" w:space="0" w:color="auto"/>
              <w:bottom w:val="single" w:sz="8" w:space="0" w:color="auto"/>
              <w:right w:val="single" w:sz="8" w:space="0" w:color="auto"/>
            </w:tcBorders>
            <w:tcMar>
              <w:left w:w="108" w:type="dxa"/>
              <w:right w:w="108" w:type="dxa"/>
            </w:tcMar>
          </w:tcPr>
          <w:p w14:paraId="6C9094DB" w14:textId="473CB411" w:rsidR="2D44209A" w:rsidRDefault="2D44209A" w:rsidP="2D44209A">
            <w:pPr>
              <w:jc w:val="center"/>
            </w:pPr>
            <w:r w:rsidRPr="2D44209A">
              <w:rPr>
                <w:rFonts w:eastAsia="Garamond" w:cs="Garamond"/>
                <w:b/>
                <w:bCs/>
                <w:szCs w:val="28"/>
              </w:rPr>
              <w:t>Total backorders</w:t>
            </w:r>
          </w:p>
        </w:tc>
        <w:tc>
          <w:tcPr>
            <w:tcW w:w="1872" w:type="dxa"/>
            <w:tcBorders>
              <w:top w:val="single" w:sz="8" w:space="0" w:color="auto"/>
              <w:left w:val="single" w:sz="8" w:space="0" w:color="auto"/>
              <w:bottom w:val="single" w:sz="8" w:space="0" w:color="auto"/>
              <w:right w:val="single" w:sz="8" w:space="0" w:color="auto"/>
            </w:tcBorders>
            <w:tcMar>
              <w:left w:w="108" w:type="dxa"/>
              <w:right w:w="108" w:type="dxa"/>
            </w:tcMar>
          </w:tcPr>
          <w:p w14:paraId="24001CC3" w14:textId="33D1B7DD" w:rsidR="2D44209A" w:rsidRDefault="2D44209A" w:rsidP="2D44209A">
            <w:pPr>
              <w:jc w:val="center"/>
            </w:pPr>
            <w:r w:rsidRPr="2D44209A">
              <w:rPr>
                <w:rFonts w:eastAsia="Garamond" w:cs="Garamond"/>
                <w:b/>
                <w:bCs/>
                <w:szCs w:val="28"/>
              </w:rPr>
              <w:t>Disruptive events</w:t>
            </w:r>
          </w:p>
        </w:tc>
      </w:tr>
      <w:tr w:rsidR="2D44209A" w14:paraId="0AFC77E3" w14:textId="77777777" w:rsidTr="2D44209A">
        <w:trPr>
          <w:trHeight w:val="300"/>
        </w:trPr>
        <w:tc>
          <w:tcPr>
            <w:tcW w:w="1872" w:type="dxa"/>
            <w:tcBorders>
              <w:top w:val="single" w:sz="8" w:space="0" w:color="auto"/>
              <w:left w:val="single" w:sz="8" w:space="0" w:color="auto"/>
              <w:bottom w:val="single" w:sz="8" w:space="0" w:color="auto"/>
              <w:right w:val="single" w:sz="8" w:space="0" w:color="auto"/>
            </w:tcBorders>
            <w:tcMar>
              <w:left w:w="108" w:type="dxa"/>
              <w:right w:w="108" w:type="dxa"/>
            </w:tcMar>
          </w:tcPr>
          <w:p w14:paraId="2671C908" w14:textId="6D86A2B6" w:rsidR="2D44209A" w:rsidRDefault="2D44209A" w:rsidP="2D44209A">
            <w:r w:rsidRPr="2D44209A">
              <w:rPr>
                <w:rFonts w:eastAsia="Garamond" w:cs="Garamond"/>
                <w:szCs w:val="28"/>
              </w:rPr>
              <w:t>Deterministic (Cf0, S=1)</w:t>
            </w:r>
          </w:p>
        </w:tc>
        <w:tc>
          <w:tcPr>
            <w:tcW w:w="1872" w:type="dxa"/>
            <w:tcBorders>
              <w:top w:val="single" w:sz="8" w:space="0" w:color="auto"/>
              <w:left w:val="single" w:sz="8" w:space="0" w:color="auto"/>
              <w:bottom w:val="single" w:sz="8" w:space="0" w:color="auto"/>
              <w:right w:val="single" w:sz="8" w:space="0" w:color="auto"/>
            </w:tcBorders>
            <w:tcMar>
              <w:left w:w="108" w:type="dxa"/>
              <w:right w:w="108" w:type="dxa"/>
            </w:tcMar>
          </w:tcPr>
          <w:p w14:paraId="6489F3AF" w14:textId="79D9B68D" w:rsidR="2D44209A" w:rsidRDefault="2D44209A" w:rsidP="2D44209A">
            <w:r w:rsidRPr="2D44209A">
              <w:rPr>
                <w:rFonts w:eastAsia="Garamond" w:cs="Garamond"/>
                <w:szCs w:val="28"/>
              </w:rPr>
              <w:t>733,621</w:t>
            </w:r>
          </w:p>
        </w:tc>
        <w:tc>
          <w:tcPr>
            <w:tcW w:w="1872" w:type="dxa"/>
            <w:tcBorders>
              <w:top w:val="single" w:sz="8" w:space="0" w:color="auto"/>
              <w:left w:val="single" w:sz="8" w:space="0" w:color="auto"/>
              <w:bottom w:val="single" w:sz="8" w:space="0" w:color="auto"/>
              <w:right w:val="single" w:sz="8" w:space="0" w:color="auto"/>
            </w:tcBorders>
            <w:tcMar>
              <w:left w:w="108" w:type="dxa"/>
              <w:right w:w="108" w:type="dxa"/>
            </w:tcMar>
          </w:tcPr>
          <w:p w14:paraId="29E3782C" w14:textId="55153D76" w:rsidR="2D44209A" w:rsidRDefault="2D44209A" w:rsidP="2D44209A">
            <w:r w:rsidRPr="2D44209A">
              <w:rPr>
                <w:rFonts w:eastAsia="Garamond" w:cs="Garamond"/>
                <w:szCs w:val="28"/>
              </w:rPr>
              <w:t>99.3%</w:t>
            </w:r>
          </w:p>
        </w:tc>
        <w:tc>
          <w:tcPr>
            <w:tcW w:w="1872" w:type="dxa"/>
            <w:tcBorders>
              <w:top w:val="single" w:sz="8" w:space="0" w:color="auto"/>
              <w:left w:val="single" w:sz="8" w:space="0" w:color="auto"/>
              <w:bottom w:val="single" w:sz="8" w:space="0" w:color="auto"/>
              <w:right w:val="single" w:sz="8" w:space="0" w:color="auto"/>
            </w:tcBorders>
            <w:tcMar>
              <w:left w:w="108" w:type="dxa"/>
              <w:right w:w="108" w:type="dxa"/>
            </w:tcMar>
          </w:tcPr>
          <w:p w14:paraId="758D9A14" w14:textId="2B0322B2" w:rsidR="2D44209A" w:rsidRDefault="2D44209A" w:rsidP="2D44209A">
            <w:r w:rsidRPr="2D44209A">
              <w:rPr>
                <w:rFonts w:eastAsia="Garamond" w:cs="Garamond"/>
                <w:szCs w:val="28"/>
              </w:rPr>
              <w:t>41</w:t>
            </w:r>
          </w:p>
        </w:tc>
        <w:tc>
          <w:tcPr>
            <w:tcW w:w="1872" w:type="dxa"/>
            <w:tcBorders>
              <w:top w:val="single" w:sz="8" w:space="0" w:color="auto"/>
              <w:left w:val="single" w:sz="8" w:space="0" w:color="auto"/>
              <w:bottom w:val="single" w:sz="8" w:space="0" w:color="auto"/>
              <w:right w:val="single" w:sz="8" w:space="0" w:color="auto"/>
            </w:tcBorders>
            <w:tcMar>
              <w:left w:w="108" w:type="dxa"/>
              <w:right w:w="108" w:type="dxa"/>
            </w:tcMar>
          </w:tcPr>
          <w:p w14:paraId="293C9469" w14:textId="338DE1D1" w:rsidR="2D44209A" w:rsidRDefault="2D44209A" w:rsidP="2D44209A">
            <w:r w:rsidRPr="2D44209A">
              <w:rPr>
                <w:rFonts w:eastAsia="Garamond" w:cs="Garamond"/>
                <w:szCs w:val="28"/>
              </w:rPr>
              <w:t>0</w:t>
            </w:r>
          </w:p>
        </w:tc>
      </w:tr>
      <w:tr w:rsidR="2D44209A" w14:paraId="21AC8675" w14:textId="77777777" w:rsidTr="2D44209A">
        <w:trPr>
          <w:trHeight w:val="300"/>
        </w:trPr>
        <w:tc>
          <w:tcPr>
            <w:tcW w:w="1872" w:type="dxa"/>
            <w:tcBorders>
              <w:top w:val="single" w:sz="8" w:space="0" w:color="auto"/>
              <w:left w:val="single" w:sz="8" w:space="0" w:color="auto"/>
              <w:bottom w:val="single" w:sz="8" w:space="0" w:color="auto"/>
              <w:right w:val="single" w:sz="8" w:space="0" w:color="auto"/>
            </w:tcBorders>
            <w:tcMar>
              <w:left w:w="108" w:type="dxa"/>
              <w:right w:w="108" w:type="dxa"/>
            </w:tcMar>
          </w:tcPr>
          <w:p w14:paraId="666560D1" w14:textId="3F5A6573" w:rsidR="2D44209A" w:rsidRDefault="2D44209A" w:rsidP="2D44209A">
            <w:r w:rsidRPr="2D44209A">
              <w:rPr>
                <w:rFonts w:eastAsia="Garamond" w:cs="Garamond"/>
                <w:szCs w:val="28"/>
              </w:rPr>
              <w:t>Current risk</w:t>
            </w:r>
          </w:p>
        </w:tc>
        <w:tc>
          <w:tcPr>
            <w:tcW w:w="1872" w:type="dxa"/>
            <w:tcBorders>
              <w:top w:val="single" w:sz="8" w:space="0" w:color="auto"/>
              <w:left w:val="single" w:sz="8" w:space="0" w:color="auto"/>
              <w:bottom w:val="single" w:sz="8" w:space="0" w:color="auto"/>
              <w:right w:val="single" w:sz="8" w:space="0" w:color="auto"/>
            </w:tcBorders>
            <w:tcMar>
              <w:left w:w="108" w:type="dxa"/>
              <w:right w:w="108" w:type="dxa"/>
            </w:tcMar>
          </w:tcPr>
          <w:p w14:paraId="1A867FDE" w14:textId="47661095" w:rsidR="2D44209A" w:rsidRDefault="2D44209A" w:rsidP="2D44209A">
            <w:r w:rsidRPr="2D44209A">
              <w:rPr>
                <w:rFonts w:eastAsia="Garamond" w:cs="Garamond"/>
                <w:szCs w:val="28"/>
              </w:rPr>
              <w:t>677,750</w:t>
            </w:r>
          </w:p>
        </w:tc>
        <w:tc>
          <w:tcPr>
            <w:tcW w:w="1872" w:type="dxa"/>
            <w:tcBorders>
              <w:top w:val="single" w:sz="8" w:space="0" w:color="auto"/>
              <w:left w:val="single" w:sz="8" w:space="0" w:color="auto"/>
              <w:bottom w:val="single" w:sz="8" w:space="0" w:color="auto"/>
              <w:right w:val="single" w:sz="8" w:space="0" w:color="auto"/>
            </w:tcBorders>
            <w:tcMar>
              <w:left w:w="108" w:type="dxa"/>
              <w:right w:w="108" w:type="dxa"/>
            </w:tcMar>
          </w:tcPr>
          <w:p w14:paraId="4477BEF0" w14:textId="593BE4C3" w:rsidR="2D44209A" w:rsidRDefault="2D44209A" w:rsidP="2D44209A">
            <w:r w:rsidRPr="2D44209A">
              <w:rPr>
                <w:rFonts w:eastAsia="Garamond" w:cs="Garamond"/>
                <w:szCs w:val="28"/>
              </w:rPr>
              <w:t>68.3%</w:t>
            </w:r>
          </w:p>
        </w:tc>
        <w:tc>
          <w:tcPr>
            <w:tcW w:w="1872" w:type="dxa"/>
            <w:tcBorders>
              <w:top w:val="single" w:sz="8" w:space="0" w:color="auto"/>
              <w:left w:val="single" w:sz="8" w:space="0" w:color="auto"/>
              <w:bottom w:val="single" w:sz="8" w:space="0" w:color="auto"/>
              <w:right w:val="single" w:sz="8" w:space="0" w:color="auto"/>
            </w:tcBorders>
            <w:tcMar>
              <w:left w:w="108" w:type="dxa"/>
              <w:right w:w="108" w:type="dxa"/>
            </w:tcMar>
          </w:tcPr>
          <w:p w14:paraId="46E0B18D" w14:textId="254D1610" w:rsidR="2D44209A" w:rsidRDefault="2D44209A" w:rsidP="2D44209A">
            <w:r w:rsidRPr="2D44209A">
              <w:rPr>
                <w:rFonts w:eastAsia="Garamond" w:cs="Garamond"/>
                <w:szCs w:val="28"/>
              </w:rPr>
              <w:t>1,825</w:t>
            </w:r>
          </w:p>
        </w:tc>
        <w:tc>
          <w:tcPr>
            <w:tcW w:w="1872" w:type="dxa"/>
            <w:tcBorders>
              <w:top w:val="single" w:sz="8" w:space="0" w:color="auto"/>
              <w:left w:val="single" w:sz="8" w:space="0" w:color="auto"/>
              <w:bottom w:val="single" w:sz="8" w:space="0" w:color="auto"/>
              <w:right w:val="single" w:sz="8" w:space="0" w:color="auto"/>
            </w:tcBorders>
            <w:tcMar>
              <w:left w:w="108" w:type="dxa"/>
              <w:right w:w="108" w:type="dxa"/>
            </w:tcMar>
          </w:tcPr>
          <w:p w14:paraId="2B2977F7" w14:textId="79644841" w:rsidR="2D44209A" w:rsidRDefault="2D44209A" w:rsidP="2D44209A">
            <w:r w:rsidRPr="2D44209A">
              <w:rPr>
                <w:rFonts w:eastAsia="Garamond" w:cs="Garamond"/>
                <w:szCs w:val="28"/>
              </w:rPr>
              <w:t>8,247</w:t>
            </w:r>
          </w:p>
        </w:tc>
      </w:tr>
      <w:tr w:rsidR="2D44209A" w14:paraId="00478023" w14:textId="77777777" w:rsidTr="2D44209A">
        <w:trPr>
          <w:trHeight w:val="300"/>
        </w:trPr>
        <w:tc>
          <w:tcPr>
            <w:tcW w:w="1872" w:type="dxa"/>
            <w:tcBorders>
              <w:top w:val="single" w:sz="8" w:space="0" w:color="auto"/>
              <w:left w:val="single" w:sz="8" w:space="0" w:color="auto"/>
              <w:bottom w:val="single" w:sz="8" w:space="0" w:color="auto"/>
              <w:right w:val="single" w:sz="8" w:space="0" w:color="auto"/>
            </w:tcBorders>
            <w:tcMar>
              <w:left w:w="108" w:type="dxa"/>
              <w:right w:w="108" w:type="dxa"/>
            </w:tcMar>
          </w:tcPr>
          <w:p w14:paraId="47893753" w14:textId="5A4F8D67" w:rsidR="2D44209A" w:rsidRDefault="2D44209A" w:rsidP="2D44209A">
            <w:r w:rsidRPr="2D44209A">
              <w:rPr>
                <w:rFonts w:eastAsia="Garamond" w:cs="Garamond"/>
                <w:szCs w:val="28"/>
              </w:rPr>
              <w:lastRenderedPageBreak/>
              <w:t>Increased risk</w:t>
            </w:r>
          </w:p>
        </w:tc>
        <w:tc>
          <w:tcPr>
            <w:tcW w:w="1872" w:type="dxa"/>
            <w:tcBorders>
              <w:top w:val="single" w:sz="8" w:space="0" w:color="auto"/>
              <w:left w:val="single" w:sz="8" w:space="0" w:color="auto"/>
              <w:bottom w:val="single" w:sz="8" w:space="0" w:color="auto"/>
              <w:right w:val="single" w:sz="8" w:space="0" w:color="auto"/>
            </w:tcBorders>
            <w:tcMar>
              <w:left w:w="108" w:type="dxa"/>
              <w:right w:w="108" w:type="dxa"/>
            </w:tcMar>
          </w:tcPr>
          <w:p w14:paraId="274EB13D" w14:textId="5DE16A9C" w:rsidR="2D44209A" w:rsidRDefault="2D44209A" w:rsidP="2D44209A">
            <w:r w:rsidRPr="2D44209A">
              <w:rPr>
                <w:rFonts w:eastAsia="Garamond" w:cs="Garamond"/>
                <w:szCs w:val="28"/>
              </w:rPr>
              <w:t>549,250</w:t>
            </w:r>
          </w:p>
        </w:tc>
        <w:tc>
          <w:tcPr>
            <w:tcW w:w="1872" w:type="dxa"/>
            <w:tcBorders>
              <w:top w:val="single" w:sz="8" w:space="0" w:color="auto"/>
              <w:left w:val="single" w:sz="8" w:space="0" w:color="auto"/>
              <w:bottom w:val="single" w:sz="8" w:space="0" w:color="auto"/>
              <w:right w:val="single" w:sz="8" w:space="0" w:color="auto"/>
            </w:tcBorders>
            <w:tcMar>
              <w:left w:w="108" w:type="dxa"/>
              <w:right w:w="108" w:type="dxa"/>
            </w:tcMar>
          </w:tcPr>
          <w:p w14:paraId="1E02D22B" w14:textId="03F83D9D" w:rsidR="2D44209A" w:rsidRDefault="2D44209A" w:rsidP="2D44209A">
            <w:r w:rsidRPr="2D44209A">
              <w:rPr>
                <w:rFonts w:eastAsia="Garamond" w:cs="Garamond"/>
                <w:szCs w:val="28"/>
              </w:rPr>
              <w:t>45.6%</w:t>
            </w:r>
          </w:p>
        </w:tc>
        <w:tc>
          <w:tcPr>
            <w:tcW w:w="1872" w:type="dxa"/>
            <w:tcBorders>
              <w:top w:val="single" w:sz="8" w:space="0" w:color="auto"/>
              <w:left w:val="single" w:sz="8" w:space="0" w:color="auto"/>
              <w:bottom w:val="single" w:sz="8" w:space="0" w:color="auto"/>
              <w:right w:val="single" w:sz="8" w:space="0" w:color="auto"/>
            </w:tcBorders>
            <w:tcMar>
              <w:left w:w="108" w:type="dxa"/>
              <w:right w:w="108" w:type="dxa"/>
            </w:tcMar>
          </w:tcPr>
          <w:p w14:paraId="4BEBCA0F" w14:textId="681EFE97" w:rsidR="2D44209A" w:rsidRDefault="2D44209A" w:rsidP="2D44209A">
            <w:r w:rsidRPr="2D44209A">
              <w:rPr>
                <w:rFonts w:eastAsia="Garamond" w:cs="Garamond"/>
                <w:szCs w:val="28"/>
              </w:rPr>
              <w:t>3,132</w:t>
            </w:r>
          </w:p>
        </w:tc>
        <w:tc>
          <w:tcPr>
            <w:tcW w:w="1872" w:type="dxa"/>
            <w:tcBorders>
              <w:top w:val="single" w:sz="8" w:space="0" w:color="auto"/>
              <w:left w:val="single" w:sz="8" w:space="0" w:color="auto"/>
              <w:bottom w:val="single" w:sz="8" w:space="0" w:color="auto"/>
              <w:right w:val="single" w:sz="8" w:space="0" w:color="auto"/>
            </w:tcBorders>
            <w:tcMar>
              <w:left w:w="108" w:type="dxa"/>
              <w:right w:w="108" w:type="dxa"/>
            </w:tcMar>
          </w:tcPr>
          <w:p w14:paraId="68452B14" w14:textId="5BBE43E5" w:rsidR="2D44209A" w:rsidRDefault="2D44209A" w:rsidP="2D44209A">
            <w:r w:rsidRPr="2D44209A">
              <w:rPr>
                <w:rFonts w:eastAsia="Garamond" w:cs="Garamond"/>
                <w:szCs w:val="28"/>
              </w:rPr>
              <w:t>13,705</w:t>
            </w:r>
          </w:p>
        </w:tc>
      </w:tr>
    </w:tbl>
    <w:p w14:paraId="269255F4" w14:textId="01E540B5" w:rsidR="29F8BC81" w:rsidRDefault="29F8BC81" w:rsidP="2D44209A">
      <w:pPr>
        <w:spacing w:before="0" w:after="0" w:line="240" w:lineRule="auto"/>
        <w:rPr>
          <w:rFonts w:ascii="Times New Roman" w:hAnsi="Times New Roman"/>
          <w:sz w:val="26"/>
          <w:szCs w:val="26"/>
        </w:rPr>
      </w:pPr>
    </w:p>
    <w:p w14:paraId="630B8921" w14:textId="24C6095A" w:rsidR="29F8BC81" w:rsidRDefault="29F8BC81" w:rsidP="496F8809">
      <w:pPr>
        <w:spacing w:before="0" w:after="0" w:line="240" w:lineRule="auto"/>
        <w:rPr>
          <w:rFonts w:ascii="Times New Roman" w:hAnsi="Times New Roman"/>
          <w:sz w:val="26"/>
          <w:szCs w:val="26"/>
        </w:rPr>
      </w:pPr>
      <w:r w:rsidRPr="2D44209A">
        <w:rPr>
          <w:rFonts w:ascii="Times New Roman" w:hAnsi="Times New Roman"/>
          <w:sz w:val="26"/>
          <w:szCs w:val="26"/>
        </w:rPr>
        <w:t>When stochastic risks are enabled at the current level, average annual delivery falls to 677,750 rations (-7.6% relative to the deterministic baseline), the fill rate drops from 99.3% to 68.3%, and total backorders rise from 41 to 1,825. Across the 20-year horizon, the model registers 8,247 disruptive events, mainly driven by internal workstation breakdowns (R11, 1,868 events), defective products (R14, 5,591 events), and recurrent demand surges (R24, 478 events), together with one black-swan interruption lasting 672 consecutive hours.</w:t>
      </w:r>
    </w:p>
    <w:p w14:paraId="402B8DA5" w14:textId="69538D37" w:rsidR="29F8BC81" w:rsidRDefault="29F8BC81" w:rsidP="496F8809">
      <w:pPr>
        <w:spacing w:before="0" w:after="0" w:line="240" w:lineRule="auto"/>
        <w:rPr>
          <w:rFonts w:ascii="Times New Roman" w:hAnsi="Times New Roman"/>
          <w:sz w:val="26"/>
          <w:szCs w:val="26"/>
        </w:rPr>
      </w:pPr>
      <w:r w:rsidRPr="496F8809">
        <w:rPr>
          <w:rFonts w:ascii="Times New Roman" w:hAnsi="Times New Roman"/>
          <w:sz w:val="26"/>
          <w:szCs w:val="26"/>
        </w:rPr>
        <w:t>A stronger stress configuration with increased risks confirms the same structural tendency. Under that setting, average annual delivery decreases to 549,250 rations, the fill rate falls to 45.6%, total backorders increase to 3,132, and the number of disruptive events rises to 13,705. The DES therefore shows a clear transition from a well-calibrated nominal system to a highly fragile network once disruption intensity escalates.</w:t>
      </w:r>
    </w:p>
    <w:p w14:paraId="4E9E2544" w14:textId="52741D63" w:rsidR="29F8BC81" w:rsidRDefault="29F8BC81" w:rsidP="496F8809">
      <w:pPr>
        <w:spacing w:before="0" w:after="0" w:line="240" w:lineRule="auto"/>
        <w:rPr>
          <w:rFonts w:ascii="Times New Roman" w:hAnsi="Times New Roman"/>
          <w:sz w:val="26"/>
          <w:szCs w:val="26"/>
        </w:rPr>
      </w:pPr>
      <w:r w:rsidRPr="496F8809">
        <w:rPr>
          <w:rFonts w:ascii="Times New Roman" w:hAnsi="Times New Roman"/>
          <w:sz w:val="26"/>
          <w:szCs w:val="26"/>
        </w:rPr>
        <w:t>Taken together, these findings show that the reconstructed DES is both empirically credible and analytically informative: it reproduces the thesis baseline with acceptable error, while making visible how disruption propagation erodes service performance under stochastic risk. This establishes the DES as the reference environment on top of which adaptive learning mechanisms can be evaluated in the hybrid model.</w:t>
      </w:r>
    </w:p>
    <w:bookmarkEnd w:id="6"/>
    <w:p w14:paraId="2EF81DB0" w14:textId="7B2788EC" w:rsidR="496F8809" w:rsidRDefault="496F8809" w:rsidP="496F8809">
      <w:pPr>
        <w:spacing w:before="0" w:after="0" w:line="240" w:lineRule="auto"/>
        <w:rPr>
          <w:rFonts w:ascii="Times New Roman" w:hAnsi="Times New Roman"/>
          <w:i/>
          <w:iCs/>
          <w:sz w:val="26"/>
          <w:szCs w:val="26"/>
        </w:rPr>
      </w:pPr>
    </w:p>
    <w:p w14:paraId="5CB1E9D1" w14:textId="48F358F0" w:rsidR="00656427" w:rsidRPr="00B6173C" w:rsidRDefault="00656427" w:rsidP="00656427">
      <w:pPr>
        <w:spacing w:before="0" w:after="0" w:line="240" w:lineRule="auto"/>
        <w:rPr>
          <w:rFonts w:ascii="Times New Roman" w:hAnsi="Times New Roman"/>
          <w:i/>
          <w:iCs/>
          <w:sz w:val="26"/>
          <w:szCs w:val="26"/>
        </w:rPr>
      </w:pPr>
      <w:r w:rsidRPr="00B6173C">
        <w:rPr>
          <w:rFonts w:ascii="Times New Roman" w:hAnsi="Times New Roman"/>
          <w:i/>
          <w:iCs/>
          <w:sz w:val="26"/>
          <w:szCs w:val="26"/>
        </w:rPr>
        <w:t>4.2 Results from Hybrid Simulation Neural Model</w:t>
      </w:r>
    </w:p>
    <w:p w14:paraId="3574EC0B" w14:textId="4E6969EF" w:rsidR="00381505" w:rsidRPr="00B6173C" w:rsidRDefault="00381505" w:rsidP="00656427">
      <w:pPr>
        <w:spacing w:before="0" w:after="0" w:line="240" w:lineRule="auto"/>
        <w:rPr>
          <w:rFonts w:ascii="Times New Roman" w:hAnsi="Times New Roman"/>
          <w:i/>
          <w:iCs/>
          <w:sz w:val="26"/>
          <w:szCs w:val="26"/>
        </w:rPr>
      </w:pPr>
      <w:r w:rsidRPr="00B6173C">
        <w:rPr>
          <w:rFonts w:ascii="Times New Roman" w:hAnsi="Times New Roman"/>
          <w:i/>
          <w:iCs/>
          <w:sz w:val="26"/>
          <w:szCs w:val="26"/>
        </w:rPr>
        <w:t xml:space="preserve">4.3 </w:t>
      </w:r>
      <w:r w:rsidR="00E85535">
        <w:rPr>
          <w:rFonts w:ascii="Times New Roman" w:hAnsi="Times New Roman"/>
          <w:i/>
          <w:iCs/>
          <w:sz w:val="26"/>
          <w:szCs w:val="26"/>
        </w:rPr>
        <w:t>Findings</w:t>
      </w:r>
    </w:p>
    <w:p w14:paraId="672B8D03" w14:textId="745F652E" w:rsidR="002D62B1" w:rsidRPr="00B6173C" w:rsidRDefault="002D62B1" w:rsidP="00866B9E">
      <w:pPr>
        <w:spacing w:before="0" w:after="0" w:line="240" w:lineRule="auto"/>
        <w:jc w:val="left"/>
        <w:rPr>
          <w:rFonts w:ascii="Times New Roman" w:hAnsi="Times New Roman"/>
          <w:sz w:val="26"/>
          <w:szCs w:val="26"/>
        </w:rPr>
      </w:pPr>
    </w:p>
    <w:p w14:paraId="4B98116F" w14:textId="69877C0D" w:rsidR="00866B9E" w:rsidRDefault="00866B9E" w:rsidP="00866B9E">
      <w:pPr>
        <w:spacing w:before="0" w:after="0" w:line="240" w:lineRule="auto"/>
        <w:jc w:val="center"/>
        <w:rPr>
          <w:rFonts w:ascii="Times New Roman" w:hAnsi="Times New Roman"/>
          <w:color w:val="0432FF"/>
          <w:sz w:val="26"/>
          <w:szCs w:val="26"/>
        </w:rPr>
      </w:pPr>
      <w:r w:rsidRPr="00B6173C">
        <w:rPr>
          <w:rFonts w:ascii="Times New Roman" w:hAnsi="Times New Roman"/>
          <w:color w:val="0432FF"/>
          <w:sz w:val="26"/>
          <w:szCs w:val="26"/>
        </w:rPr>
        <w:t>Fig. 1</w:t>
      </w:r>
      <w:r w:rsidR="002D62B1" w:rsidRPr="00B6173C">
        <w:rPr>
          <w:rFonts w:ascii="Times New Roman" w:hAnsi="Times New Roman"/>
          <w:color w:val="0432FF"/>
          <w:sz w:val="26"/>
          <w:szCs w:val="26"/>
        </w:rPr>
        <w:t xml:space="preserve">. </w:t>
      </w:r>
      <w:r w:rsidR="00FE603E" w:rsidRPr="00B6173C">
        <w:rPr>
          <w:rFonts w:ascii="Times New Roman" w:hAnsi="Times New Roman"/>
          <w:color w:val="000000" w:themeColor="text1"/>
          <w:sz w:val="26"/>
          <w:szCs w:val="26"/>
        </w:rPr>
        <w:t>Klalnlado lnkaln</w:t>
      </w:r>
      <w:r w:rsidR="002D62B1" w:rsidRPr="00B6173C">
        <w:rPr>
          <w:rFonts w:ascii="Times New Roman" w:hAnsi="Times New Roman"/>
          <w:color w:val="0432FF"/>
          <w:sz w:val="26"/>
          <w:szCs w:val="26"/>
        </w:rPr>
        <w:t xml:space="preserve"> </w:t>
      </w:r>
    </w:p>
    <w:p w14:paraId="4FAA8599" w14:textId="77777777" w:rsidR="008B6DDB" w:rsidRPr="00B6173C" w:rsidRDefault="008B6DDB" w:rsidP="008B6DDB">
      <w:pPr>
        <w:spacing w:before="0" w:after="0" w:line="240" w:lineRule="auto"/>
        <w:rPr>
          <w:rFonts w:ascii="Times New Roman" w:hAnsi="Times New Roman"/>
          <w:color w:val="000000" w:themeColor="text1"/>
          <w:sz w:val="26"/>
          <w:szCs w:val="26"/>
        </w:rPr>
      </w:pPr>
    </w:p>
    <w:p w14:paraId="3855311F" w14:textId="77777777" w:rsidR="00DD3A34" w:rsidRPr="00B6173C" w:rsidRDefault="00DD3A34" w:rsidP="00DD3A34">
      <w:pPr>
        <w:spacing w:before="0" w:after="0" w:line="240" w:lineRule="auto"/>
        <w:rPr>
          <w:rFonts w:ascii="Times New Roman" w:hAnsi="Times New Roman"/>
          <w:b/>
          <w:bCs/>
          <w:sz w:val="26"/>
          <w:szCs w:val="26"/>
        </w:rPr>
      </w:pPr>
    </w:p>
    <w:p w14:paraId="6248FB44" w14:textId="6F91E818" w:rsidR="003B20F0" w:rsidRPr="00136925" w:rsidRDefault="004F6215" w:rsidP="00DD3A34">
      <w:pPr>
        <w:spacing w:before="0" w:after="0" w:line="240" w:lineRule="auto"/>
        <w:rPr>
          <w:rFonts w:ascii="Times New Roman" w:hAnsi="Times New Roman"/>
          <w:b/>
          <w:bCs/>
          <w:sz w:val="26"/>
          <w:szCs w:val="26"/>
        </w:rPr>
      </w:pPr>
      <w:r w:rsidRPr="00B6173C">
        <w:rPr>
          <w:rFonts w:ascii="Times New Roman" w:hAnsi="Times New Roman"/>
          <w:b/>
          <w:bCs/>
          <w:sz w:val="26"/>
          <w:szCs w:val="26"/>
        </w:rPr>
        <w:t>5</w:t>
      </w:r>
      <w:r w:rsidR="00DD3A34" w:rsidRPr="00B6173C">
        <w:rPr>
          <w:rFonts w:ascii="Times New Roman" w:hAnsi="Times New Roman"/>
          <w:b/>
          <w:bCs/>
          <w:sz w:val="26"/>
          <w:szCs w:val="26"/>
        </w:rPr>
        <w:t>. Conclusions</w:t>
      </w:r>
      <w:r w:rsidRPr="00B6173C">
        <w:rPr>
          <w:rFonts w:ascii="Times New Roman" w:hAnsi="Times New Roman"/>
          <w:b/>
          <w:bCs/>
          <w:sz w:val="26"/>
          <w:szCs w:val="26"/>
        </w:rPr>
        <w:t>, limitations</w:t>
      </w:r>
      <w:r w:rsidR="00381505" w:rsidRPr="00B6173C">
        <w:rPr>
          <w:rFonts w:ascii="Times New Roman" w:hAnsi="Times New Roman"/>
          <w:b/>
          <w:bCs/>
          <w:sz w:val="26"/>
          <w:szCs w:val="26"/>
        </w:rPr>
        <w:t>, theoretical contribution</w:t>
      </w:r>
      <w:r w:rsidR="00DD3A34" w:rsidRPr="00B6173C">
        <w:rPr>
          <w:rFonts w:ascii="Times New Roman" w:hAnsi="Times New Roman"/>
          <w:b/>
          <w:bCs/>
          <w:sz w:val="26"/>
          <w:szCs w:val="26"/>
        </w:rPr>
        <w:t xml:space="preserve"> and future research</w:t>
      </w:r>
    </w:p>
    <w:p w14:paraId="18AC8877" w14:textId="26DF5EEA" w:rsidR="003B20F0" w:rsidRDefault="003B20F0" w:rsidP="00DD3A34">
      <w:pPr>
        <w:spacing w:before="0" w:after="0" w:line="240" w:lineRule="auto"/>
        <w:rPr>
          <w:rFonts w:ascii="Times New Roman" w:hAnsi="Times New Roman"/>
          <w:i/>
          <w:iCs/>
          <w:sz w:val="26"/>
          <w:szCs w:val="26"/>
        </w:rPr>
      </w:pPr>
      <w:r w:rsidRPr="00B6173C">
        <w:rPr>
          <w:rFonts w:ascii="Times New Roman" w:hAnsi="Times New Roman"/>
          <w:i/>
          <w:iCs/>
          <w:sz w:val="26"/>
          <w:szCs w:val="26"/>
        </w:rPr>
        <w:t>5.</w:t>
      </w:r>
      <w:r>
        <w:rPr>
          <w:rFonts w:ascii="Times New Roman" w:hAnsi="Times New Roman"/>
          <w:i/>
          <w:iCs/>
          <w:sz w:val="26"/>
          <w:szCs w:val="26"/>
        </w:rPr>
        <w:t>2</w:t>
      </w:r>
      <w:r w:rsidRPr="00B6173C">
        <w:rPr>
          <w:rFonts w:ascii="Times New Roman" w:hAnsi="Times New Roman"/>
          <w:i/>
          <w:iCs/>
          <w:sz w:val="26"/>
          <w:szCs w:val="26"/>
        </w:rPr>
        <w:t xml:space="preserve"> </w:t>
      </w:r>
      <w:r>
        <w:rPr>
          <w:rFonts w:ascii="Times New Roman" w:hAnsi="Times New Roman"/>
          <w:i/>
          <w:iCs/>
          <w:sz w:val="26"/>
          <w:szCs w:val="26"/>
        </w:rPr>
        <w:t>Limitations</w:t>
      </w:r>
    </w:p>
    <w:p w14:paraId="6DA4C1F0" w14:textId="1FA5048E" w:rsidR="00381505" w:rsidRPr="00B6173C" w:rsidRDefault="00381505" w:rsidP="00DD3A34">
      <w:pPr>
        <w:spacing w:before="0" w:after="0" w:line="240" w:lineRule="auto"/>
        <w:rPr>
          <w:rFonts w:ascii="Times New Roman" w:hAnsi="Times New Roman"/>
          <w:i/>
          <w:iCs/>
          <w:sz w:val="26"/>
          <w:szCs w:val="26"/>
        </w:rPr>
      </w:pPr>
      <w:r w:rsidRPr="00B6173C">
        <w:rPr>
          <w:rFonts w:ascii="Times New Roman" w:hAnsi="Times New Roman"/>
          <w:i/>
          <w:iCs/>
          <w:sz w:val="26"/>
          <w:szCs w:val="26"/>
        </w:rPr>
        <w:t>5.3 Theoretical Contribution</w:t>
      </w:r>
    </w:p>
    <w:p w14:paraId="02B37447" w14:textId="6AADCD62" w:rsidR="00381505" w:rsidRPr="00B6173C" w:rsidRDefault="00381505" w:rsidP="00381505">
      <w:pPr>
        <w:spacing w:before="0" w:after="0" w:line="240" w:lineRule="auto"/>
        <w:rPr>
          <w:rFonts w:ascii="Times New Roman" w:hAnsi="Times New Roman"/>
          <w:sz w:val="26"/>
          <w:szCs w:val="26"/>
        </w:rPr>
      </w:pPr>
      <w:r w:rsidRPr="00B6173C">
        <w:rPr>
          <w:rFonts w:ascii="Times New Roman" w:hAnsi="Times New Roman"/>
          <w:sz w:val="26"/>
          <w:szCs w:val="26"/>
        </w:rPr>
        <w:t>Reconceptualize SCRES as an adaptive learning trajectory.</w:t>
      </w:r>
    </w:p>
    <w:p w14:paraId="39807CFE" w14:textId="28AD28A8" w:rsidR="00381505" w:rsidRPr="00B6173C" w:rsidRDefault="00381505" w:rsidP="00381505">
      <w:pPr>
        <w:spacing w:before="0" w:after="0" w:line="240" w:lineRule="auto"/>
        <w:rPr>
          <w:rFonts w:ascii="Times New Roman" w:hAnsi="Times New Roman"/>
          <w:sz w:val="26"/>
          <w:szCs w:val="26"/>
        </w:rPr>
      </w:pPr>
      <w:r w:rsidRPr="00B6173C">
        <w:rPr>
          <w:rFonts w:ascii="Times New Roman" w:hAnsi="Times New Roman"/>
          <w:sz w:val="26"/>
          <w:szCs w:val="26"/>
        </w:rPr>
        <w:t>Move resilience from “recovery metric” to “evolving capability”.</w:t>
      </w:r>
    </w:p>
    <w:p w14:paraId="75488AB5" w14:textId="3ABFE40E" w:rsidR="00381505" w:rsidRPr="00B6173C" w:rsidRDefault="00381505" w:rsidP="00381505">
      <w:pPr>
        <w:spacing w:before="0" w:after="0" w:line="240" w:lineRule="auto"/>
        <w:rPr>
          <w:rFonts w:ascii="Times New Roman" w:hAnsi="Times New Roman"/>
          <w:sz w:val="26"/>
          <w:szCs w:val="26"/>
        </w:rPr>
      </w:pPr>
      <w:r w:rsidRPr="00B6173C">
        <w:rPr>
          <w:rFonts w:ascii="Times New Roman" w:hAnsi="Times New Roman"/>
          <w:sz w:val="26"/>
          <w:szCs w:val="26"/>
        </w:rPr>
        <w:t>Integrate DES simulation with AI learning frameworks.</w:t>
      </w:r>
    </w:p>
    <w:p w14:paraId="6AC944DC" w14:textId="602A9071" w:rsidR="00381505" w:rsidRPr="00B6173C" w:rsidRDefault="00381505" w:rsidP="00DD3A34">
      <w:pPr>
        <w:spacing w:before="0" w:after="0" w:line="240" w:lineRule="auto"/>
        <w:rPr>
          <w:rFonts w:ascii="Times New Roman" w:hAnsi="Times New Roman"/>
          <w:sz w:val="26"/>
          <w:szCs w:val="26"/>
        </w:rPr>
      </w:pPr>
      <w:r w:rsidRPr="00B6173C">
        <w:rPr>
          <w:rFonts w:ascii="Times New Roman" w:hAnsi="Times New Roman"/>
          <w:sz w:val="26"/>
          <w:szCs w:val="26"/>
        </w:rPr>
        <w:t xml:space="preserve">Offer computational grounding for </w:t>
      </w:r>
      <w:r w:rsidRPr="00B6173C">
        <w:rPr>
          <w:rFonts w:ascii="Times New Roman" w:hAnsi="Times New Roman"/>
          <w:i/>
          <w:iCs/>
          <w:sz w:val="26"/>
          <w:szCs w:val="26"/>
        </w:rPr>
        <w:t>dynamic capabilities theory</w:t>
      </w:r>
      <w:r w:rsidRPr="00B6173C">
        <w:rPr>
          <w:rFonts w:ascii="Times New Roman" w:hAnsi="Times New Roman"/>
          <w:sz w:val="26"/>
          <w:szCs w:val="26"/>
        </w:rPr>
        <w:t>.</w:t>
      </w:r>
    </w:p>
    <w:p w14:paraId="71B1C4F6" w14:textId="77777777" w:rsidR="00DD3A34" w:rsidRPr="00B6173C" w:rsidRDefault="00DD3A34" w:rsidP="00DD3A34">
      <w:pPr>
        <w:spacing w:before="0" w:after="0" w:line="240" w:lineRule="auto"/>
        <w:rPr>
          <w:rFonts w:ascii="Times New Roman" w:hAnsi="Times New Roman"/>
          <w:b/>
          <w:bCs/>
          <w:sz w:val="26"/>
          <w:szCs w:val="26"/>
        </w:rPr>
      </w:pPr>
    </w:p>
    <w:p w14:paraId="4BDDFC84" w14:textId="06D84D36" w:rsidR="00DD3A34" w:rsidRPr="00366082" w:rsidRDefault="004F6215" w:rsidP="00DD3A34">
      <w:pPr>
        <w:spacing w:before="0" w:after="0" w:line="240" w:lineRule="auto"/>
        <w:rPr>
          <w:rFonts w:ascii="Times New Roman" w:hAnsi="Times New Roman"/>
          <w:b/>
          <w:sz w:val="26"/>
          <w:szCs w:val="26"/>
          <w:lang w:val="es-CO"/>
        </w:rPr>
      </w:pPr>
      <w:r w:rsidRPr="00366082">
        <w:rPr>
          <w:rFonts w:ascii="Times New Roman" w:hAnsi="Times New Roman"/>
          <w:b/>
          <w:sz w:val="26"/>
          <w:szCs w:val="26"/>
          <w:lang w:val="es-CO"/>
        </w:rPr>
        <w:t>6</w:t>
      </w:r>
      <w:r w:rsidR="00DD3A34" w:rsidRPr="00366082">
        <w:rPr>
          <w:rFonts w:ascii="Times New Roman" w:hAnsi="Times New Roman"/>
          <w:b/>
          <w:sz w:val="26"/>
          <w:szCs w:val="26"/>
          <w:lang w:val="es-CO"/>
        </w:rPr>
        <w:t>. Bibliography</w:t>
      </w:r>
    </w:p>
    <w:p w14:paraId="2655B239" w14:textId="77777777" w:rsidR="00062D67" w:rsidRPr="00F932E2" w:rsidRDefault="009433EB" w:rsidP="009433EB">
      <w:pPr>
        <w:spacing w:before="0" w:after="0" w:line="240" w:lineRule="auto"/>
        <w:rPr>
          <w:rFonts w:ascii="Times New Roman" w:hAnsi="Times New Roman"/>
          <w:sz w:val="26"/>
          <w:szCs w:val="26"/>
        </w:rPr>
      </w:pPr>
      <w:r w:rsidRPr="00366082">
        <w:rPr>
          <w:rFonts w:ascii="Times New Roman" w:hAnsi="Times New Roman"/>
          <w:sz w:val="26"/>
          <w:szCs w:val="26"/>
          <w:lang w:val="es-CO"/>
        </w:rPr>
        <w:t xml:space="preserve">Garrido, A., Pongutá, F., Adarme, W. (2024). </w:t>
      </w:r>
      <w:r w:rsidRPr="00B6173C">
        <w:rPr>
          <w:rFonts w:ascii="Times New Roman" w:hAnsi="Times New Roman"/>
          <w:sz w:val="26"/>
          <w:szCs w:val="26"/>
        </w:rPr>
        <w:t xml:space="preserve">Enhancing the Operationalization of SCRES-Based Simulation Models with AI Algorithms: A Preliminary Exploratory Analysis. In: </w:t>
      </w:r>
      <w:r w:rsidRPr="00B6173C">
        <w:rPr>
          <w:rFonts w:ascii="Times New Roman" w:hAnsi="Times New Roman"/>
          <w:i/>
          <w:iCs/>
          <w:sz w:val="26"/>
          <w:szCs w:val="26"/>
        </w:rPr>
        <w:t>International Conference in Computational Logistics</w:t>
      </w:r>
      <w:r w:rsidRPr="00B6173C">
        <w:rPr>
          <w:rFonts w:ascii="Times New Roman" w:hAnsi="Times New Roman"/>
          <w:sz w:val="26"/>
          <w:szCs w:val="26"/>
        </w:rPr>
        <w:t xml:space="preserve"> (Garrido A, Paternina-Arboleda C, Voß S, Eds.). Lecture Notes in Computer Science</w:t>
      </w:r>
      <w:r w:rsidRPr="00F932E2">
        <w:rPr>
          <w:rFonts w:ascii="Times New Roman" w:hAnsi="Times New Roman"/>
          <w:sz w:val="26"/>
          <w:szCs w:val="26"/>
        </w:rPr>
        <w:t>, vol. 15168. Springer, Cham.</w:t>
      </w:r>
    </w:p>
    <w:p w14:paraId="46B7A478" w14:textId="40AB9FF3" w:rsidR="00062D67" w:rsidRPr="00F932E2" w:rsidRDefault="00F932E2" w:rsidP="009433EB">
      <w:pPr>
        <w:spacing w:before="0" w:after="0" w:line="240" w:lineRule="auto"/>
        <w:rPr>
          <w:rFonts w:ascii="Times New Roman" w:hAnsi="Times New Roman"/>
          <w:color w:val="0432FF"/>
          <w:sz w:val="26"/>
          <w:szCs w:val="26"/>
        </w:rPr>
      </w:pPr>
      <w:hyperlink r:id="rId14" w:history="1">
        <w:r w:rsidRPr="00F932E2">
          <w:rPr>
            <w:rFonts w:ascii="Times New Roman" w:hAnsi="Times New Roman"/>
            <w:color w:val="0432FF"/>
            <w:sz w:val="26"/>
            <w:szCs w:val="26"/>
          </w:rPr>
          <w:t>https://doi.org/10.1007/978-3-031-71993-6_6</w:t>
        </w:r>
      </w:hyperlink>
    </w:p>
    <w:p w14:paraId="25CD3686" w14:textId="77777777" w:rsidR="009433EB" w:rsidRPr="00B6173C" w:rsidRDefault="009433EB" w:rsidP="00DD3A34">
      <w:pPr>
        <w:spacing w:before="0" w:after="0" w:line="240" w:lineRule="auto"/>
        <w:rPr>
          <w:rFonts w:ascii="Times New Roman" w:hAnsi="Times New Roman"/>
          <w:b/>
          <w:bCs/>
          <w:sz w:val="26"/>
          <w:szCs w:val="26"/>
        </w:rPr>
      </w:pPr>
    </w:p>
    <w:p w14:paraId="7AE90148" w14:textId="09C151AA" w:rsidR="00DD3A34" w:rsidRPr="00B6173C" w:rsidRDefault="004F6215" w:rsidP="00DD3A34">
      <w:pPr>
        <w:spacing w:before="0" w:after="0" w:line="240" w:lineRule="auto"/>
        <w:rPr>
          <w:rFonts w:ascii="Times New Roman" w:hAnsi="Times New Roman"/>
          <w:b/>
          <w:bCs/>
          <w:sz w:val="26"/>
          <w:szCs w:val="26"/>
        </w:rPr>
      </w:pPr>
      <w:r w:rsidRPr="00B6173C">
        <w:rPr>
          <w:rFonts w:ascii="Times New Roman" w:hAnsi="Times New Roman"/>
          <w:b/>
          <w:bCs/>
          <w:sz w:val="26"/>
          <w:szCs w:val="26"/>
        </w:rPr>
        <w:lastRenderedPageBreak/>
        <w:t>7</w:t>
      </w:r>
      <w:r w:rsidR="00DD3A34" w:rsidRPr="00B6173C">
        <w:rPr>
          <w:rFonts w:ascii="Times New Roman" w:hAnsi="Times New Roman"/>
          <w:b/>
          <w:bCs/>
          <w:sz w:val="26"/>
          <w:szCs w:val="26"/>
        </w:rPr>
        <w:t>. Annexes</w:t>
      </w:r>
    </w:p>
    <w:p w14:paraId="54FAA738" w14:textId="77777777" w:rsidR="00DD3A34" w:rsidRPr="00B6173C" w:rsidRDefault="00DD3A34" w:rsidP="00DD3A34">
      <w:pPr>
        <w:spacing w:before="0" w:after="0" w:line="240" w:lineRule="auto"/>
        <w:rPr>
          <w:rFonts w:ascii="Times New Roman" w:hAnsi="Times New Roman"/>
          <w:b/>
          <w:bCs/>
          <w:sz w:val="26"/>
          <w:szCs w:val="26"/>
        </w:rPr>
      </w:pPr>
    </w:p>
    <w:p w14:paraId="45DACB02" w14:textId="31C1C510" w:rsidR="00DD3A34" w:rsidRPr="00B6173C" w:rsidRDefault="00DD3A34" w:rsidP="00DD3A34">
      <w:pPr>
        <w:spacing w:before="0" w:after="0" w:line="240" w:lineRule="auto"/>
        <w:rPr>
          <w:rFonts w:ascii="Times New Roman" w:hAnsi="Times New Roman"/>
          <w:b/>
          <w:bCs/>
          <w:sz w:val="26"/>
          <w:szCs w:val="26"/>
        </w:rPr>
      </w:pPr>
      <w:r w:rsidRPr="00B6173C">
        <w:rPr>
          <w:rFonts w:ascii="Times New Roman" w:hAnsi="Times New Roman"/>
          <w:b/>
          <w:bCs/>
          <w:sz w:val="26"/>
          <w:szCs w:val="26"/>
        </w:rPr>
        <w:t xml:space="preserve"> </w:t>
      </w:r>
    </w:p>
    <w:p w14:paraId="34769FBC" w14:textId="77777777" w:rsidR="00DD3A34" w:rsidRPr="00B6173C" w:rsidRDefault="00DD3A34" w:rsidP="00DD3A34">
      <w:pPr>
        <w:spacing w:before="0" w:after="0" w:line="240" w:lineRule="auto"/>
        <w:rPr>
          <w:rFonts w:ascii="Times New Roman" w:hAnsi="Times New Roman"/>
          <w:b/>
          <w:bCs/>
          <w:sz w:val="26"/>
          <w:szCs w:val="26"/>
        </w:rPr>
      </w:pPr>
    </w:p>
    <w:p w14:paraId="2C2A8581" w14:textId="77777777" w:rsidR="00DD3A34" w:rsidRPr="00B6173C" w:rsidRDefault="00DD3A34" w:rsidP="00DD3A34">
      <w:pPr>
        <w:spacing w:before="0" w:after="0" w:line="240" w:lineRule="auto"/>
        <w:rPr>
          <w:rFonts w:ascii="Times New Roman" w:hAnsi="Times New Roman"/>
          <w:b/>
          <w:bCs/>
          <w:sz w:val="26"/>
          <w:szCs w:val="26"/>
        </w:rPr>
      </w:pPr>
    </w:p>
    <w:p w14:paraId="16B54BCA" w14:textId="55E634D2" w:rsidR="009854A9" w:rsidRPr="00B6173C" w:rsidRDefault="009854A9" w:rsidP="00B971FF">
      <w:pPr>
        <w:spacing w:before="0" w:after="0" w:line="240" w:lineRule="auto"/>
        <w:rPr>
          <w:rFonts w:ascii="Times New Roman" w:hAnsi="Times New Roman"/>
          <w:sz w:val="26"/>
          <w:szCs w:val="26"/>
        </w:rPr>
      </w:pPr>
      <w:r w:rsidRPr="00B6173C">
        <w:rPr>
          <w:rFonts w:ascii="Times New Roman" w:hAnsi="Times New Roman"/>
          <w:sz w:val="26"/>
          <w:szCs w:val="26"/>
        </w:rPr>
        <w:t xml:space="preserve"> </w:t>
      </w:r>
    </w:p>
    <w:sectPr w:rsidR="009854A9" w:rsidRPr="00B6173C" w:rsidSect="00215062">
      <w:headerReference w:type="even" r:id="rId15"/>
      <w:headerReference w:type="default" r:id="rId16"/>
      <w:footerReference w:type="even" r:id="rId17"/>
      <w:footerReference w:type="default" r:id="rId18"/>
      <w:headerReference w:type="first" r:id="rId19"/>
      <w:footerReference w:type="first" r:id="rId20"/>
      <w:pgSz w:w="12242" w:h="15842" w:code="1"/>
      <w:pgMar w:top="1418" w:right="1418" w:bottom="1418" w:left="1418" w:header="0" w:footer="0" w:gutter="0"/>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98A33FE" w14:textId="77777777" w:rsidR="00CA7C5D" w:rsidRDefault="00CA7C5D" w:rsidP="00F90678">
      <w:pPr>
        <w:spacing w:before="0" w:after="0" w:line="240" w:lineRule="auto"/>
      </w:pPr>
      <w:r>
        <w:separator/>
      </w:r>
    </w:p>
  </w:endnote>
  <w:endnote w:type="continuationSeparator" w:id="0">
    <w:p w14:paraId="4CDFBDEE" w14:textId="77777777" w:rsidR="00CA7C5D" w:rsidRDefault="00CA7C5D" w:rsidP="00F9067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aramond">
    <w:panose1 w:val="02020404030301010803"/>
    <w:charset w:val="00"/>
    <w:family w:val="roman"/>
    <w:pitch w:val="variable"/>
    <w:sig w:usb0="00000287" w:usb1="00000002" w:usb2="00000000" w:usb3="00000000" w:csb0="0000009F" w:csb1="00000000"/>
  </w:font>
  <w:font w:name="Times New Roman (Cuerpo en alfa">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A516BA" w14:textId="77777777" w:rsidR="00F90678" w:rsidRDefault="00F906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395AC8" w14:textId="77777777" w:rsidR="00F90678" w:rsidRDefault="00F9067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CAE7E8" w14:textId="77777777" w:rsidR="00F90678" w:rsidRDefault="00F906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0135867" w14:textId="77777777" w:rsidR="00CA7C5D" w:rsidRDefault="00CA7C5D" w:rsidP="00F90678">
      <w:pPr>
        <w:spacing w:before="0" w:after="0" w:line="240" w:lineRule="auto"/>
      </w:pPr>
      <w:r>
        <w:separator/>
      </w:r>
    </w:p>
  </w:footnote>
  <w:footnote w:type="continuationSeparator" w:id="0">
    <w:p w14:paraId="7678115A" w14:textId="77777777" w:rsidR="00CA7C5D" w:rsidRDefault="00CA7C5D" w:rsidP="00F9067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F8DF17" w14:textId="77777777" w:rsidR="00F90678" w:rsidRDefault="00F906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F400A6" w14:textId="77777777" w:rsidR="00F90678" w:rsidRDefault="00F9067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1E60D6" w14:textId="77777777" w:rsidR="00F90678" w:rsidRDefault="00F906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DD0525"/>
    <w:multiLevelType w:val="multilevel"/>
    <w:tmpl w:val="278A5F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D074F7A"/>
    <w:multiLevelType w:val="multilevel"/>
    <w:tmpl w:val="65ACE9A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26431460"/>
    <w:multiLevelType w:val="multilevel"/>
    <w:tmpl w:val="B7525C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44192EEF"/>
    <w:multiLevelType w:val="multilevel"/>
    <w:tmpl w:val="667E91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4A480341"/>
    <w:multiLevelType w:val="multilevel"/>
    <w:tmpl w:val="044AFC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60421863"/>
    <w:multiLevelType w:val="multilevel"/>
    <w:tmpl w:val="6AE8E8C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031109541">
    <w:abstractNumId w:val="1"/>
  </w:num>
  <w:num w:numId="2" w16cid:durableId="1079447918">
    <w:abstractNumId w:val="3"/>
  </w:num>
  <w:num w:numId="3" w16cid:durableId="745227928">
    <w:abstractNumId w:val="2"/>
  </w:num>
  <w:num w:numId="4" w16cid:durableId="315304060">
    <w:abstractNumId w:val="0"/>
  </w:num>
  <w:num w:numId="5" w16cid:durableId="1385714418">
    <w:abstractNumId w:val="5"/>
  </w:num>
  <w:num w:numId="6" w16cid:durableId="1042940126">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displayBackgroundShape/>
  <w:defaultTabStop w:val="708"/>
  <w:hyphenationZone w:val="425"/>
  <w:drawingGridHorizontalSpacing w:val="100"/>
  <w:drawingGridVerticalSpacing w:val="136"/>
  <w:displayHorizontalDrawingGridEvery w:val="0"/>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87E"/>
    <w:rsid w:val="0000033E"/>
    <w:rsid w:val="0000035B"/>
    <w:rsid w:val="00002226"/>
    <w:rsid w:val="00002A47"/>
    <w:rsid w:val="00003B7C"/>
    <w:rsid w:val="0000416E"/>
    <w:rsid w:val="00005773"/>
    <w:rsid w:val="00006E23"/>
    <w:rsid w:val="0001187F"/>
    <w:rsid w:val="00012029"/>
    <w:rsid w:val="000127A8"/>
    <w:rsid w:val="00012894"/>
    <w:rsid w:val="00012C05"/>
    <w:rsid w:val="00013AD1"/>
    <w:rsid w:val="0001712F"/>
    <w:rsid w:val="00021F51"/>
    <w:rsid w:val="000220BB"/>
    <w:rsid w:val="000227D0"/>
    <w:rsid w:val="00023B0A"/>
    <w:rsid w:val="00024B88"/>
    <w:rsid w:val="00024F76"/>
    <w:rsid w:val="000264B3"/>
    <w:rsid w:val="00030E24"/>
    <w:rsid w:val="00031C74"/>
    <w:rsid w:val="00032C73"/>
    <w:rsid w:val="000332EA"/>
    <w:rsid w:val="00034139"/>
    <w:rsid w:val="00034899"/>
    <w:rsid w:val="00035FD4"/>
    <w:rsid w:val="000365E4"/>
    <w:rsid w:val="00036F90"/>
    <w:rsid w:val="000409EE"/>
    <w:rsid w:val="000410A8"/>
    <w:rsid w:val="000429EF"/>
    <w:rsid w:val="00044AEC"/>
    <w:rsid w:val="00044EB6"/>
    <w:rsid w:val="00045D58"/>
    <w:rsid w:val="00045F6C"/>
    <w:rsid w:val="00047F25"/>
    <w:rsid w:val="0005055F"/>
    <w:rsid w:val="00050BED"/>
    <w:rsid w:val="00052D87"/>
    <w:rsid w:val="00053149"/>
    <w:rsid w:val="00055F74"/>
    <w:rsid w:val="0005609F"/>
    <w:rsid w:val="000572D2"/>
    <w:rsid w:val="00061180"/>
    <w:rsid w:val="00061703"/>
    <w:rsid w:val="0006209E"/>
    <w:rsid w:val="00062D67"/>
    <w:rsid w:val="00064B14"/>
    <w:rsid w:val="00064C1E"/>
    <w:rsid w:val="00064F3A"/>
    <w:rsid w:val="00065989"/>
    <w:rsid w:val="0006641B"/>
    <w:rsid w:val="00066EB4"/>
    <w:rsid w:val="00071A53"/>
    <w:rsid w:val="000730FA"/>
    <w:rsid w:val="00074DC0"/>
    <w:rsid w:val="000778CB"/>
    <w:rsid w:val="00077E8F"/>
    <w:rsid w:val="00077EA2"/>
    <w:rsid w:val="00080CEE"/>
    <w:rsid w:val="00083B1C"/>
    <w:rsid w:val="00085DEA"/>
    <w:rsid w:val="00085F02"/>
    <w:rsid w:val="00090C98"/>
    <w:rsid w:val="00091615"/>
    <w:rsid w:val="00094556"/>
    <w:rsid w:val="000963ED"/>
    <w:rsid w:val="00097D73"/>
    <w:rsid w:val="000A05A7"/>
    <w:rsid w:val="000A0DF6"/>
    <w:rsid w:val="000A2318"/>
    <w:rsid w:val="000A29E9"/>
    <w:rsid w:val="000A4E33"/>
    <w:rsid w:val="000B0AEE"/>
    <w:rsid w:val="000B22BB"/>
    <w:rsid w:val="000B3974"/>
    <w:rsid w:val="000B4148"/>
    <w:rsid w:val="000B7060"/>
    <w:rsid w:val="000B77C7"/>
    <w:rsid w:val="000C575C"/>
    <w:rsid w:val="000C739D"/>
    <w:rsid w:val="000C7C3B"/>
    <w:rsid w:val="000D0187"/>
    <w:rsid w:val="000D1697"/>
    <w:rsid w:val="000D2634"/>
    <w:rsid w:val="000E4A70"/>
    <w:rsid w:val="000E4EEA"/>
    <w:rsid w:val="000E4FE9"/>
    <w:rsid w:val="000E52AF"/>
    <w:rsid w:val="000E55AC"/>
    <w:rsid w:val="000E7047"/>
    <w:rsid w:val="000E77E9"/>
    <w:rsid w:val="000F2922"/>
    <w:rsid w:val="000F321F"/>
    <w:rsid w:val="000F3C59"/>
    <w:rsid w:val="000F52DF"/>
    <w:rsid w:val="000F5D8E"/>
    <w:rsid w:val="00100CE0"/>
    <w:rsid w:val="001037A5"/>
    <w:rsid w:val="00103D61"/>
    <w:rsid w:val="00105F2E"/>
    <w:rsid w:val="00106B11"/>
    <w:rsid w:val="00107F12"/>
    <w:rsid w:val="00110C35"/>
    <w:rsid w:val="00112D63"/>
    <w:rsid w:val="00113F72"/>
    <w:rsid w:val="00117139"/>
    <w:rsid w:val="00117388"/>
    <w:rsid w:val="0012126C"/>
    <w:rsid w:val="001213E4"/>
    <w:rsid w:val="00121B8A"/>
    <w:rsid w:val="00122D3C"/>
    <w:rsid w:val="00123B60"/>
    <w:rsid w:val="001257C0"/>
    <w:rsid w:val="00126946"/>
    <w:rsid w:val="00126C4B"/>
    <w:rsid w:val="0012728B"/>
    <w:rsid w:val="00127395"/>
    <w:rsid w:val="001307DD"/>
    <w:rsid w:val="00130D3D"/>
    <w:rsid w:val="00133A0E"/>
    <w:rsid w:val="00133FFA"/>
    <w:rsid w:val="00135A25"/>
    <w:rsid w:val="00136925"/>
    <w:rsid w:val="00136D28"/>
    <w:rsid w:val="001405D9"/>
    <w:rsid w:val="00141B27"/>
    <w:rsid w:val="00144E49"/>
    <w:rsid w:val="0014559F"/>
    <w:rsid w:val="00147E85"/>
    <w:rsid w:val="00152A16"/>
    <w:rsid w:val="001566DF"/>
    <w:rsid w:val="0016024A"/>
    <w:rsid w:val="001604C8"/>
    <w:rsid w:val="001641A6"/>
    <w:rsid w:val="00164D3C"/>
    <w:rsid w:val="00167434"/>
    <w:rsid w:val="001675F1"/>
    <w:rsid w:val="0017012C"/>
    <w:rsid w:val="0017044A"/>
    <w:rsid w:val="00171F32"/>
    <w:rsid w:val="00173549"/>
    <w:rsid w:val="001737D6"/>
    <w:rsid w:val="00180000"/>
    <w:rsid w:val="00180454"/>
    <w:rsid w:val="0018289B"/>
    <w:rsid w:val="00186093"/>
    <w:rsid w:val="0018791E"/>
    <w:rsid w:val="00187F29"/>
    <w:rsid w:val="00190594"/>
    <w:rsid w:val="001946CA"/>
    <w:rsid w:val="00194E26"/>
    <w:rsid w:val="00195363"/>
    <w:rsid w:val="0019573F"/>
    <w:rsid w:val="0019628E"/>
    <w:rsid w:val="00197067"/>
    <w:rsid w:val="00197CF2"/>
    <w:rsid w:val="001A0A09"/>
    <w:rsid w:val="001A0E9E"/>
    <w:rsid w:val="001A12DB"/>
    <w:rsid w:val="001A1DB2"/>
    <w:rsid w:val="001A1E5A"/>
    <w:rsid w:val="001A2FFC"/>
    <w:rsid w:val="001A3BF2"/>
    <w:rsid w:val="001B4890"/>
    <w:rsid w:val="001B51C2"/>
    <w:rsid w:val="001B5692"/>
    <w:rsid w:val="001C1058"/>
    <w:rsid w:val="001C1B7B"/>
    <w:rsid w:val="001C1BDD"/>
    <w:rsid w:val="001C1E4E"/>
    <w:rsid w:val="001C2291"/>
    <w:rsid w:val="001C2344"/>
    <w:rsid w:val="001C278A"/>
    <w:rsid w:val="001C2A03"/>
    <w:rsid w:val="001C3CD3"/>
    <w:rsid w:val="001C50F0"/>
    <w:rsid w:val="001C56C2"/>
    <w:rsid w:val="001C63A8"/>
    <w:rsid w:val="001C6B14"/>
    <w:rsid w:val="001D0C89"/>
    <w:rsid w:val="001D197E"/>
    <w:rsid w:val="001D25DE"/>
    <w:rsid w:val="001D59FD"/>
    <w:rsid w:val="001D5F0C"/>
    <w:rsid w:val="001D6D83"/>
    <w:rsid w:val="001E33CF"/>
    <w:rsid w:val="001E3879"/>
    <w:rsid w:val="001E3941"/>
    <w:rsid w:val="001E3AC7"/>
    <w:rsid w:val="001E57BD"/>
    <w:rsid w:val="001E59BC"/>
    <w:rsid w:val="001E6557"/>
    <w:rsid w:val="001F1A9F"/>
    <w:rsid w:val="001F2465"/>
    <w:rsid w:val="001F279A"/>
    <w:rsid w:val="001F28C0"/>
    <w:rsid w:val="001F313B"/>
    <w:rsid w:val="001F3AC5"/>
    <w:rsid w:val="001F3E21"/>
    <w:rsid w:val="001F3E71"/>
    <w:rsid w:val="001F415A"/>
    <w:rsid w:val="001F563A"/>
    <w:rsid w:val="001F5B4B"/>
    <w:rsid w:val="001F6B63"/>
    <w:rsid w:val="001F7551"/>
    <w:rsid w:val="0020069F"/>
    <w:rsid w:val="00202B8A"/>
    <w:rsid w:val="00204768"/>
    <w:rsid w:val="00204DEC"/>
    <w:rsid w:val="002053D3"/>
    <w:rsid w:val="00211F4E"/>
    <w:rsid w:val="00212330"/>
    <w:rsid w:val="002141F0"/>
    <w:rsid w:val="00214838"/>
    <w:rsid w:val="00215062"/>
    <w:rsid w:val="00216ABB"/>
    <w:rsid w:val="002200FA"/>
    <w:rsid w:val="002204BC"/>
    <w:rsid w:val="00221596"/>
    <w:rsid w:val="002220A6"/>
    <w:rsid w:val="002224B4"/>
    <w:rsid w:val="00222DE9"/>
    <w:rsid w:val="0022452E"/>
    <w:rsid w:val="00225884"/>
    <w:rsid w:val="00226320"/>
    <w:rsid w:val="00227D4F"/>
    <w:rsid w:val="00227DA0"/>
    <w:rsid w:val="002321B0"/>
    <w:rsid w:val="002326A8"/>
    <w:rsid w:val="00232753"/>
    <w:rsid w:val="00232FFB"/>
    <w:rsid w:val="00234EAB"/>
    <w:rsid w:val="00235598"/>
    <w:rsid w:val="00236955"/>
    <w:rsid w:val="00237532"/>
    <w:rsid w:val="002375C1"/>
    <w:rsid w:val="00237E06"/>
    <w:rsid w:val="00241ED5"/>
    <w:rsid w:val="00242070"/>
    <w:rsid w:val="002501DA"/>
    <w:rsid w:val="00250DE7"/>
    <w:rsid w:val="00252BC4"/>
    <w:rsid w:val="00255023"/>
    <w:rsid w:val="0025511A"/>
    <w:rsid w:val="00257CD5"/>
    <w:rsid w:val="002601EE"/>
    <w:rsid w:val="0026180E"/>
    <w:rsid w:val="00261A51"/>
    <w:rsid w:val="00261FCB"/>
    <w:rsid w:val="002625D7"/>
    <w:rsid w:val="00262FD7"/>
    <w:rsid w:val="00270262"/>
    <w:rsid w:val="0027095D"/>
    <w:rsid w:val="00271071"/>
    <w:rsid w:val="002730BE"/>
    <w:rsid w:val="00273B8E"/>
    <w:rsid w:val="0027468E"/>
    <w:rsid w:val="002754F1"/>
    <w:rsid w:val="0027611F"/>
    <w:rsid w:val="00282ACE"/>
    <w:rsid w:val="00287F04"/>
    <w:rsid w:val="00287F8C"/>
    <w:rsid w:val="002905CA"/>
    <w:rsid w:val="00292691"/>
    <w:rsid w:val="002926CC"/>
    <w:rsid w:val="00295134"/>
    <w:rsid w:val="0029652E"/>
    <w:rsid w:val="002969DF"/>
    <w:rsid w:val="00296BD6"/>
    <w:rsid w:val="002A3097"/>
    <w:rsid w:val="002A3515"/>
    <w:rsid w:val="002A5743"/>
    <w:rsid w:val="002A59BD"/>
    <w:rsid w:val="002A5E7C"/>
    <w:rsid w:val="002A63D2"/>
    <w:rsid w:val="002A7A68"/>
    <w:rsid w:val="002B02AB"/>
    <w:rsid w:val="002B1CA1"/>
    <w:rsid w:val="002B4434"/>
    <w:rsid w:val="002B482A"/>
    <w:rsid w:val="002B4DA9"/>
    <w:rsid w:val="002B6F6A"/>
    <w:rsid w:val="002C1AE0"/>
    <w:rsid w:val="002C3BC6"/>
    <w:rsid w:val="002C3D61"/>
    <w:rsid w:val="002C5416"/>
    <w:rsid w:val="002C5532"/>
    <w:rsid w:val="002C670C"/>
    <w:rsid w:val="002C7C89"/>
    <w:rsid w:val="002D1CB6"/>
    <w:rsid w:val="002D4613"/>
    <w:rsid w:val="002D5066"/>
    <w:rsid w:val="002D523C"/>
    <w:rsid w:val="002D539A"/>
    <w:rsid w:val="002D62B1"/>
    <w:rsid w:val="002E2857"/>
    <w:rsid w:val="002E46FB"/>
    <w:rsid w:val="002F049C"/>
    <w:rsid w:val="002F2247"/>
    <w:rsid w:val="002F2E04"/>
    <w:rsid w:val="002F3A68"/>
    <w:rsid w:val="002F442D"/>
    <w:rsid w:val="002F543A"/>
    <w:rsid w:val="002F5885"/>
    <w:rsid w:val="003021F3"/>
    <w:rsid w:val="0030258A"/>
    <w:rsid w:val="00304456"/>
    <w:rsid w:val="00305168"/>
    <w:rsid w:val="00306D46"/>
    <w:rsid w:val="00307DF1"/>
    <w:rsid w:val="00310594"/>
    <w:rsid w:val="0031128A"/>
    <w:rsid w:val="00312E29"/>
    <w:rsid w:val="00313B08"/>
    <w:rsid w:val="00313D4C"/>
    <w:rsid w:val="003142D2"/>
    <w:rsid w:val="00315D36"/>
    <w:rsid w:val="00316AAE"/>
    <w:rsid w:val="00317A6E"/>
    <w:rsid w:val="00321F49"/>
    <w:rsid w:val="00322296"/>
    <w:rsid w:val="0033006D"/>
    <w:rsid w:val="00330FCA"/>
    <w:rsid w:val="003331E6"/>
    <w:rsid w:val="00333A89"/>
    <w:rsid w:val="003346A6"/>
    <w:rsid w:val="003358C4"/>
    <w:rsid w:val="0033705C"/>
    <w:rsid w:val="0033712C"/>
    <w:rsid w:val="00337338"/>
    <w:rsid w:val="00337CB7"/>
    <w:rsid w:val="00341CF0"/>
    <w:rsid w:val="00343314"/>
    <w:rsid w:val="00343BD6"/>
    <w:rsid w:val="00344F3A"/>
    <w:rsid w:val="00346073"/>
    <w:rsid w:val="00353129"/>
    <w:rsid w:val="00353147"/>
    <w:rsid w:val="003534BF"/>
    <w:rsid w:val="003538E1"/>
    <w:rsid w:val="00353B74"/>
    <w:rsid w:val="003545DF"/>
    <w:rsid w:val="003574DE"/>
    <w:rsid w:val="00360124"/>
    <w:rsid w:val="00360F8F"/>
    <w:rsid w:val="0036392C"/>
    <w:rsid w:val="00365D41"/>
    <w:rsid w:val="00366082"/>
    <w:rsid w:val="003663BD"/>
    <w:rsid w:val="003667FA"/>
    <w:rsid w:val="00372AF9"/>
    <w:rsid w:val="003730C3"/>
    <w:rsid w:val="00373ADD"/>
    <w:rsid w:val="00375B3D"/>
    <w:rsid w:val="003767C5"/>
    <w:rsid w:val="00381505"/>
    <w:rsid w:val="00382BF6"/>
    <w:rsid w:val="00385195"/>
    <w:rsid w:val="0038770D"/>
    <w:rsid w:val="003879B6"/>
    <w:rsid w:val="003900B2"/>
    <w:rsid w:val="00390B0C"/>
    <w:rsid w:val="00391596"/>
    <w:rsid w:val="0039257D"/>
    <w:rsid w:val="003929DB"/>
    <w:rsid w:val="00394FA7"/>
    <w:rsid w:val="00395B2C"/>
    <w:rsid w:val="0039668B"/>
    <w:rsid w:val="00396E18"/>
    <w:rsid w:val="003973B3"/>
    <w:rsid w:val="00397BC3"/>
    <w:rsid w:val="003A0DE5"/>
    <w:rsid w:val="003A195E"/>
    <w:rsid w:val="003A2590"/>
    <w:rsid w:val="003A2E43"/>
    <w:rsid w:val="003A44BE"/>
    <w:rsid w:val="003A4A88"/>
    <w:rsid w:val="003A4D20"/>
    <w:rsid w:val="003A534B"/>
    <w:rsid w:val="003A5E37"/>
    <w:rsid w:val="003A633D"/>
    <w:rsid w:val="003A6DEE"/>
    <w:rsid w:val="003B01C3"/>
    <w:rsid w:val="003B053A"/>
    <w:rsid w:val="003B0C5D"/>
    <w:rsid w:val="003B20F0"/>
    <w:rsid w:val="003B20F2"/>
    <w:rsid w:val="003B30C0"/>
    <w:rsid w:val="003B7657"/>
    <w:rsid w:val="003C079C"/>
    <w:rsid w:val="003C0C52"/>
    <w:rsid w:val="003C37E5"/>
    <w:rsid w:val="003C595C"/>
    <w:rsid w:val="003C5AAF"/>
    <w:rsid w:val="003C7E9B"/>
    <w:rsid w:val="003D2087"/>
    <w:rsid w:val="003D3EAF"/>
    <w:rsid w:val="003D3EBD"/>
    <w:rsid w:val="003D5F8D"/>
    <w:rsid w:val="003D6930"/>
    <w:rsid w:val="003D694F"/>
    <w:rsid w:val="003E0608"/>
    <w:rsid w:val="003E5FB0"/>
    <w:rsid w:val="003F0209"/>
    <w:rsid w:val="003F40E1"/>
    <w:rsid w:val="003F42D1"/>
    <w:rsid w:val="003F466D"/>
    <w:rsid w:val="003F5F3B"/>
    <w:rsid w:val="003F7119"/>
    <w:rsid w:val="003F7BDB"/>
    <w:rsid w:val="003F7C74"/>
    <w:rsid w:val="00400A6D"/>
    <w:rsid w:val="00403159"/>
    <w:rsid w:val="00403C28"/>
    <w:rsid w:val="00403E6A"/>
    <w:rsid w:val="00404753"/>
    <w:rsid w:val="00406DC9"/>
    <w:rsid w:val="00412CBB"/>
    <w:rsid w:val="0041323E"/>
    <w:rsid w:val="0041344C"/>
    <w:rsid w:val="004134E1"/>
    <w:rsid w:val="0041724B"/>
    <w:rsid w:val="0041759C"/>
    <w:rsid w:val="004175AE"/>
    <w:rsid w:val="00421A1C"/>
    <w:rsid w:val="00421F1A"/>
    <w:rsid w:val="00423D21"/>
    <w:rsid w:val="00427DE9"/>
    <w:rsid w:val="00431262"/>
    <w:rsid w:val="00431B35"/>
    <w:rsid w:val="00434B65"/>
    <w:rsid w:val="00437376"/>
    <w:rsid w:val="004401E5"/>
    <w:rsid w:val="00441F06"/>
    <w:rsid w:val="00444020"/>
    <w:rsid w:val="00444996"/>
    <w:rsid w:val="004453A8"/>
    <w:rsid w:val="00447E1E"/>
    <w:rsid w:val="00450779"/>
    <w:rsid w:val="00451668"/>
    <w:rsid w:val="00452010"/>
    <w:rsid w:val="004525C9"/>
    <w:rsid w:val="00454792"/>
    <w:rsid w:val="00461A39"/>
    <w:rsid w:val="00462851"/>
    <w:rsid w:val="00462E07"/>
    <w:rsid w:val="00464524"/>
    <w:rsid w:val="00464E11"/>
    <w:rsid w:val="00464F84"/>
    <w:rsid w:val="0046517D"/>
    <w:rsid w:val="00466A4D"/>
    <w:rsid w:val="0047015D"/>
    <w:rsid w:val="004717DE"/>
    <w:rsid w:val="00471FBF"/>
    <w:rsid w:val="0047365F"/>
    <w:rsid w:val="00474062"/>
    <w:rsid w:val="00474981"/>
    <w:rsid w:val="00476715"/>
    <w:rsid w:val="00484D24"/>
    <w:rsid w:val="00485184"/>
    <w:rsid w:val="004855DB"/>
    <w:rsid w:val="004901ED"/>
    <w:rsid w:val="004928C4"/>
    <w:rsid w:val="00493A46"/>
    <w:rsid w:val="00493CE7"/>
    <w:rsid w:val="0049517B"/>
    <w:rsid w:val="00496671"/>
    <w:rsid w:val="004A2BFD"/>
    <w:rsid w:val="004A3AB2"/>
    <w:rsid w:val="004A43AF"/>
    <w:rsid w:val="004A4418"/>
    <w:rsid w:val="004A5550"/>
    <w:rsid w:val="004B23CA"/>
    <w:rsid w:val="004B29A4"/>
    <w:rsid w:val="004B645F"/>
    <w:rsid w:val="004B7905"/>
    <w:rsid w:val="004C08FD"/>
    <w:rsid w:val="004C2DC6"/>
    <w:rsid w:val="004C787E"/>
    <w:rsid w:val="004C7994"/>
    <w:rsid w:val="004D0456"/>
    <w:rsid w:val="004D0EAA"/>
    <w:rsid w:val="004D19DE"/>
    <w:rsid w:val="004D616C"/>
    <w:rsid w:val="004D66DE"/>
    <w:rsid w:val="004D7092"/>
    <w:rsid w:val="004D7897"/>
    <w:rsid w:val="004D7F8A"/>
    <w:rsid w:val="004E102E"/>
    <w:rsid w:val="004E1138"/>
    <w:rsid w:val="004E167C"/>
    <w:rsid w:val="004E3199"/>
    <w:rsid w:val="004E3319"/>
    <w:rsid w:val="004E6ABF"/>
    <w:rsid w:val="004E7C93"/>
    <w:rsid w:val="004F0594"/>
    <w:rsid w:val="004F3B69"/>
    <w:rsid w:val="004F58A6"/>
    <w:rsid w:val="004F6215"/>
    <w:rsid w:val="00500039"/>
    <w:rsid w:val="005010FC"/>
    <w:rsid w:val="005021F8"/>
    <w:rsid w:val="00502C70"/>
    <w:rsid w:val="00504124"/>
    <w:rsid w:val="00504D6A"/>
    <w:rsid w:val="005050CF"/>
    <w:rsid w:val="005053A6"/>
    <w:rsid w:val="005058D5"/>
    <w:rsid w:val="005100CF"/>
    <w:rsid w:val="00510992"/>
    <w:rsid w:val="00514692"/>
    <w:rsid w:val="005148F7"/>
    <w:rsid w:val="00514B70"/>
    <w:rsid w:val="0051565C"/>
    <w:rsid w:val="00515788"/>
    <w:rsid w:val="00516692"/>
    <w:rsid w:val="0051774C"/>
    <w:rsid w:val="00522415"/>
    <w:rsid w:val="005224EE"/>
    <w:rsid w:val="00524A34"/>
    <w:rsid w:val="005265EA"/>
    <w:rsid w:val="0052703E"/>
    <w:rsid w:val="005271D1"/>
    <w:rsid w:val="00527E98"/>
    <w:rsid w:val="00530D84"/>
    <w:rsid w:val="00531064"/>
    <w:rsid w:val="00535720"/>
    <w:rsid w:val="0054167D"/>
    <w:rsid w:val="0054174C"/>
    <w:rsid w:val="00543A4B"/>
    <w:rsid w:val="0054415F"/>
    <w:rsid w:val="00545569"/>
    <w:rsid w:val="00545C2C"/>
    <w:rsid w:val="00547D00"/>
    <w:rsid w:val="005525C9"/>
    <w:rsid w:val="00555B96"/>
    <w:rsid w:val="005565FD"/>
    <w:rsid w:val="00561A12"/>
    <w:rsid w:val="005622FB"/>
    <w:rsid w:val="00563096"/>
    <w:rsid w:val="00566C00"/>
    <w:rsid w:val="005674A0"/>
    <w:rsid w:val="005679E7"/>
    <w:rsid w:val="005713CE"/>
    <w:rsid w:val="0057184A"/>
    <w:rsid w:val="00571CB4"/>
    <w:rsid w:val="00572378"/>
    <w:rsid w:val="00573770"/>
    <w:rsid w:val="00573AAB"/>
    <w:rsid w:val="00575A5C"/>
    <w:rsid w:val="00580512"/>
    <w:rsid w:val="00581653"/>
    <w:rsid w:val="00581CA7"/>
    <w:rsid w:val="00584559"/>
    <w:rsid w:val="00585A74"/>
    <w:rsid w:val="00587522"/>
    <w:rsid w:val="0059105C"/>
    <w:rsid w:val="0059126B"/>
    <w:rsid w:val="00592D27"/>
    <w:rsid w:val="005930D6"/>
    <w:rsid w:val="00593170"/>
    <w:rsid w:val="00594B38"/>
    <w:rsid w:val="00594FC7"/>
    <w:rsid w:val="00595A0F"/>
    <w:rsid w:val="00595C18"/>
    <w:rsid w:val="00596178"/>
    <w:rsid w:val="005961A7"/>
    <w:rsid w:val="00597E9B"/>
    <w:rsid w:val="005A20A6"/>
    <w:rsid w:val="005A2E99"/>
    <w:rsid w:val="005A4410"/>
    <w:rsid w:val="005A4655"/>
    <w:rsid w:val="005A525C"/>
    <w:rsid w:val="005B12E7"/>
    <w:rsid w:val="005B2D66"/>
    <w:rsid w:val="005B3FE3"/>
    <w:rsid w:val="005C0814"/>
    <w:rsid w:val="005C1A16"/>
    <w:rsid w:val="005C318B"/>
    <w:rsid w:val="005C3A41"/>
    <w:rsid w:val="005D058B"/>
    <w:rsid w:val="005D2E96"/>
    <w:rsid w:val="005D38EF"/>
    <w:rsid w:val="005D3BEF"/>
    <w:rsid w:val="005D3F18"/>
    <w:rsid w:val="005D44F0"/>
    <w:rsid w:val="005D55BA"/>
    <w:rsid w:val="005D7587"/>
    <w:rsid w:val="005E143F"/>
    <w:rsid w:val="005E2DAB"/>
    <w:rsid w:val="005E3B47"/>
    <w:rsid w:val="005E4098"/>
    <w:rsid w:val="005E53D0"/>
    <w:rsid w:val="005E5681"/>
    <w:rsid w:val="005E5F44"/>
    <w:rsid w:val="005E6B2F"/>
    <w:rsid w:val="005E6D91"/>
    <w:rsid w:val="005E755C"/>
    <w:rsid w:val="005F027D"/>
    <w:rsid w:val="005F0607"/>
    <w:rsid w:val="005F0992"/>
    <w:rsid w:val="005F3D04"/>
    <w:rsid w:val="005F44CD"/>
    <w:rsid w:val="005F666C"/>
    <w:rsid w:val="005F696A"/>
    <w:rsid w:val="006013C7"/>
    <w:rsid w:val="006047AD"/>
    <w:rsid w:val="00605461"/>
    <w:rsid w:val="00605767"/>
    <w:rsid w:val="00605DA3"/>
    <w:rsid w:val="00605DE6"/>
    <w:rsid w:val="006060A7"/>
    <w:rsid w:val="00607936"/>
    <w:rsid w:val="00607B5B"/>
    <w:rsid w:val="00611127"/>
    <w:rsid w:val="00611AC0"/>
    <w:rsid w:val="00611DA6"/>
    <w:rsid w:val="006132A3"/>
    <w:rsid w:val="00613A30"/>
    <w:rsid w:val="00614663"/>
    <w:rsid w:val="0061582E"/>
    <w:rsid w:val="00616723"/>
    <w:rsid w:val="0062098C"/>
    <w:rsid w:val="00622C10"/>
    <w:rsid w:val="006263BE"/>
    <w:rsid w:val="00626EA7"/>
    <w:rsid w:val="0062727D"/>
    <w:rsid w:val="006277E7"/>
    <w:rsid w:val="00630FBB"/>
    <w:rsid w:val="00632F39"/>
    <w:rsid w:val="00632F86"/>
    <w:rsid w:val="00633270"/>
    <w:rsid w:val="00634B2D"/>
    <w:rsid w:val="00634E4F"/>
    <w:rsid w:val="006410B0"/>
    <w:rsid w:val="006418E5"/>
    <w:rsid w:val="00642748"/>
    <w:rsid w:val="0064374A"/>
    <w:rsid w:val="006453AD"/>
    <w:rsid w:val="0064641A"/>
    <w:rsid w:val="00650601"/>
    <w:rsid w:val="006508DC"/>
    <w:rsid w:val="006514DE"/>
    <w:rsid w:val="006532E1"/>
    <w:rsid w:val="0065438F"/>
    <w:rsid w:val="0065472E"/>
    <w:rsid w:val="00656427"/>
    <w:rsid w:val="006601AF"/>
    <w:rsid w:val="0066209A"/>
    <w:rsid w:val="006634AB"/>
    <w:rsid w:val="006644B7"/>
    <w:rsid w:val="00666C85"/>
    <w:rsid w:val="006677B7"/>
    <w:rsid w:val="00670A44"/>
    <w:rsid w:val="00671581"/>
    <w:rsid w:val="00673280"/>
    <w:rsid w:val="006737F6"/>
    <w:rsid w:val="00675E24"/>
    <w:rsid w:val="00676F8A"/>
    <w:rsid w:val="006778B6"/>
    <w:rsid w:val="00677D73"/>
    <w:rsid w:val="00680097"/>
    <w:rsid w:val="00680E1A"/>
    <w:rsid w:val="006814A9"/>
    <w:rsid w:val="00682446"/>
    <w:rsid w:val="0068302D"/>
    <w:rsid w:val="00684601"/>
    <w:rsid w:val="00685A32"/>
    <w:rsid w:val="0068747C"/>
    <w:rsid w:val="00687EED"/>
    <w:rsid w:val="006910F0"/>
    <w:rsid w:val="0069127F"/>
    <w:rsid w:val="006951D3"/>
    <w:rsid w:val="00695D1E"/>
    <w:rsid w:val="00696096"/>
    <w:rsid w:val="006A0194"/>
    <w:rsid w:val="006A01FE"/>
    <w:rsid w:val="006A0202"/>
    <w:rsid w:val="006A128C"/>
    <w:rsid w:val="006A22D2"/>
    <w:rsid w:val="006A2A7A"/>
    <w:rsid w:val="006A2DC5"/>
    <w:rsid w:val="006A38E2"/>
    <w:rsid w:val="006A5C67"/>
    <w:rsid w:val="006A6479"/>
    <w:rsid w:val="006A64E9"/>
    <w:rsid w:val="006A71C1"/>
    <w:rsid w:val="006B0033"/>
    <w:rsid w:val="006B02CA"/>
    <w:rsid w:val="006B1517"/>
    <w:rsid w:val="006B2B66"/>
    <w:rsid w:val="006B2CF3"/>
    <w:rsid w:val="006B385D"/>
    <w:rsid w:val="006B4BA1"/>
    <w:rsid w:val="006B6B56"/>
    <w:rsid w:val="006B7349"/>
    <w:rsid w:val="006B7990"/>
    <w:rsid w:val="006C0DFD"/>
    <w:rsid w:val="006C1BD5"/>
    <w:rsid w:val="006C369C"/>
    <w:rsid w:val="006C5657"/>
    <w:rsid w:val="006C72B5"/>
    <w:rsid w:val="006C7872"/>
    <w:rsid w:val="006C7DB0"/>
    <w:rsid w:val="006D15E1"/>
    <w:rsid w:val="006D63ED"/>
    <w:rsid w:val="006D7584"/>
    <w:rsid w:val="006E05AF"/>
    <w:rsid w:val="006E5AF3"/>
    <w:rsid w:val="006E5B83"/>
    <w:rsid w:val="006E5BD2"/>
    <w:rsid w:val="006E5D1F"/>
    <w:rsid w:val="006E61BB"/>
    <w:rsid w:val="006F1EC9"/>
    <w:rsid w:val="006F24A5"/>
    <w:rsid w:val="006F4665"/>
    <w:rsid w:val="006F585E"/>
    <w:rsid w:val="006F65D6"/>
    <w:rsid w:val="006F783B"/>
    <w:rsid w:val="00700685"/>
    <w:rsid w:val="00701261"/>
    <w:rsid w:val="0070128E"/>
    <w:rsid w:val="00702B28"/>
    <w:rsid w:val="00705833"/>
    <w:rsid w:val="00707E26"/>
    <w:rsid w:val="00710F1F"/>
    <w:rsid w:val="007122D1"/>
    <w:rsid w:val="00715ADE"/>
    <w:rsid w:val="00720EB6"/>
    <w:rsid w:val="007212A7"/>
    <w:rsid w:val="007213A3"/>
    <w:rsid w:val="00723F88"/>
    <w:rsid w:val="00725C53"/>
    <w:rsid w:val="0072766B"/>
    <w:rsid w:val="00731643"/>
    <w:rsid w:val="00731896"/>
    <w:rsid w:val="00731C37"/>
    <w:rsid w:val="007321B9"/>
    <w:rsid w:val="007326DB"/>
    <w:rsid w:val="00733DD2"/>
    <w:rsid w:val="00735D47"/>
    <w:rsid w:val="00736288"/>
    <w:rsid w:val="007418EF"/>
    <w:rsid w:val="00743DFE"/>
    <w:rsid w:val="00744B2D"/>
    <w:rsid w:val="00746A6A"/>
    <w:rsid w:val="00747346"/>
    <w:rsid w:val="00747E6C"/>
    <w:rsid w:val="00750205"/>
    <w:rsid w:val="00750F50"/>
    <w:rsid w:val="00751E72"/>
    <w:rsid w:val="007524C5"/>
    <w:rsid w:val="00757BC8"/>
    <w:rsid w:val="00763847"/>
    <w:rsid w:val="00763C53"/>
    <w:rsid w:val="007651E1"/>
    <w:rsid w:val="0076618B"/>
    <w:rsid w:val="00767048"/>
    <w:rsid w:val="00772985"/>
    <w:rsid w:val="0077442C"/>
    <w:rsid w:val="0077532D"/>
    <w:rsid w:val="00782035"/>
    <w:rsid w:val="0078600E"/>
    <w:rsid w:val="00787366"/>
    <w:rsid w:val="0078742F"/>
    <w:rsid w:val="007921CD"/>
    <w:rsid w:val="00794938"/>
    <w:rsid w:val="00794AEC"/>
    <w:rsid w:val="007978F5"/>
    <w:rsid w:val="00797F00"/>
    <w:rsid w:val="007A2DB4"/>
    <w:rsid w:val="007A2EC4"/>
    <w:rsid w:val="007A3046"/>
    <w:rsid w:val="007A33C3"/>
    <w:rsid w:val="007A3892"/>
    <w:rsid w:val="007A49BF"/>
    <w:rsid w:val="007A5129"/>
    <w:rsid w:val="007A72DF"/>
    <w:rsid w:val="007B0C0D"/>
    <w:rsid w:val="007B1DB8"/>
    <w:rsid w:val="007B252C"/>
    <w:rsid w:val="007B4491"/>
    <w:rsid w:val="007B64D5"/>
    <w:rsid w:val="007C1850"/>
    <w:rsid w:val="007C4BA1"/>
    <w:rsid w:val="007C4DB4"/>
    <w:rsid w:val="007C678C"/>
    <w:rsid w:val="007D016F"/>
    <w:rsid w:val="007D0614"/>
    <w:rsid w:val="007D154F"/>
    <w:rsid w:val="007D28A5"/>
    <w:rsid w:val="007D4DBB"/>
    <w:rsid w:val="007D574F"/>
    <w:rsid w:val="007D583C"/>
    <w:rsid w:val="007D6C9F"/>
    <w:rsid w:val="007D7DB9"/>
    <w:rsid w:val="007E00A2"/>
    <w:rsid w:val="007E15E1"/>
    <w:rsid w:val="007E2D93"/>
    <w:rsid w:val="007E2F06"/>
    <w:rsid w:val="007E5519"/>
    <w:rsid w:val="007F00AF"/>
    <w:rsid w:val="007F33EC"/>
    <w:rsid w:val="007F4611"/>
    <w:rsid w:val="007F6E1E"/>
    <w:rsid w:val="00800C79"/>
    <w:rsid w:val="00800FF2"/>
    <w:rsid w:val="008012EA"/>
    <w:rsid w:val="00803DBD"/>
    <w:rsid w:val="00805EFF"/>
    <w:rsid w:val="008061D0"/>
    <w:rsid w:val="00806652"/>
    <w:rsid w:val="00806BE1"/>
    <w:rsid w:val="00806E4D"/>
    <w:rsid w:val="00807D39"/>
    <w:rsid w:val="008103E3"/>
    <w:rsid w:val="008119FE"/>
    <w:rsid w:val="0081302C"/>
    <w:rsid w:val="008214A8"/>
    <w:rsid w:val="00823991"/>
    <w:rsid w:val="00825EE6"/>
    <w:rsid w:val="00826100"/>
    <w:rsid w:val="00827724"/>
    <w:rsid w:val="008279C0"/>
    <w:rsid w:val="00827A4C"/>
    <w:rsid w:val="008370FE"/>
    <w:rsid w:val="008405BD"/>
    <w:rsid w:val="008411E5"/>
    <w:rsid w:val="0084156B"/>
    <w:rsid w:val="00842267"/>
    <w:rsid w:val="00843CE9"/>
    <w:rsid w:val="00845077"/>
    <w:rsid w:val="008454E3"/>
    <w:rsid w:val="00853CAF"/>
    <w:rsid w:val="00854359"/>
    <w:rsid w:val="0085771C"/>
    <w:rsid w:val="008578FA"/>
    <w:rsid w:val="008626F6"/>
    <w:rsid w:val="00863B99"/>
    <w:rsid w:val="00864317"/>
    <w:rsid w:val="008646FE"/>
    <w:rsid w:val="0086566B"/>
    <w:rsid w:val="00865852"/>
    <w:rsid w:val="00866B9E"/>
    <w:rsid w:val="00870AE9"/>
    <w:rsid w:val="0087111F"/>
    <w:rsid w:val="00871885"/>
    <w:rsid w:val="00871E41"/>
    <w:rsid w:val="008774A9"/>
    <w:rsid w:val="00880483"/>
    <w:rsid w:val="008839A7"/>
    <w:rsid w:val="008841AD"/>
    <w:rsid w:val="00885C53"/>
    <w:rsid w:val="008867A6"/>
    <w:rsid w:val="008868E6"/>
    <w:rsid w:val="00887750"/>
    <w:rsid w:val="00887FB4"/>
    <w:rsid w:val="008909AA"/>
    <w:rsid w:val="008913BA"/>
    <w:rsid w:val="00894FA1"/>
    <w:rsid w:val="00896495"/>
    <w:rsid w:val="00896E1D"/>
    <w:rsid w:val="008A0B14"/>
    <w:rsid w:val="008A4385"/>
    <w:rsid w:val="008A53E5"/>
    <w:rsid w:val="008A6096"/>
    <w:rsid w:val="008A78E0"/>
    <w:rsid w:val="008B1244"/>
    <w:rsid w:val="008B1FC9"/>
    <w:rsid w:val="008B3C7A"/>
    <w:rsid w:val="008B3CBF"/>
    <w:rsid w:val="008B3D46"/>
    <w:rsid w:val="008B6C55"/>
    <w:rsid w:val="008B6DDB"/>
    <w:rsid w:val="008B7324"/>
    <w:rsid w:val="008C068B"/>
    <w:rsid w:val="008C1084"/>
    <w:rsid w:val="008C254F"/>
    <w:rsid w:val="008C3C4A"/>
    <w:rsid w:val="008C40D5"/>
    <w:rsid w:val="008C476A"/>
    <w:rsid w:val="008C47DA"/>
    <w:rsid w:val="008C4971"/>
    <w:rsid w:val="008C5E9D"/>
    <w:rsid w:val="008C6A01"/>
    <w:rsid w:val="008C7436"/>
    <w:rsid w:val="008C7C47"/>
    <w:rsid w:val="008D021B"/>
    <w:rsid w:val="008D0990"/>
    <w:rsid w:val="008D26AD"/>
    <w:rsid w:val="008D4629"/>
    <w:rsid w:val="008D51E3"/>
    <w:rsid w:val="008D6371"/>
    <w:rsid w:val="008D7FC3"/>
    <w:rsid w:val="008E1BBB"/>
    <w:rsid w:val="008E4FA1"/>
    <w:rsid w:val="008F2975"/>
    <w:rsid w:val="008F5985"/>
    <w:rsid w:val="008F6A55"/>
    <w:rsid w:val="008F7555"/>
    <w:rsid w:val="00900E38"/>
    <w:rsid w:val="00900EF8"/>
    <w:rsid w:val="0090223A"/>
    <w:rsid w:val="00904267"/>
    <w:rsid w:val="00904998"/>
    <w:rsid w:val="00905388"/>
    <w:rsid w:val="009056A4"/>
    <w:rsid w:val="00905F1E"/>
    <w:rsid w:val="00907EAF"/>
    <w:rsid w:val="00910004"/>
    <w:rsid w:val="00910030"/>
    <w:rsid w:val="00910572"/>
    <w:rsid w:val="0091289D"/>
    <w:rsid w:val="009149B3"/>
    <w:rsid w:val="00914EFE"/>
    <w:rsid w:val="00916526"/>
    <w:rsid w:val="0091685E"/>
    <w:rsid w:val="00920AB8"/>
    <w:rsid w:val="009213CD"/>
    <w:rsid w:val="009231A0"/>
    <w:rsid w:val="009243AB"/>
    <w:rsid w:val="009243E1"/>
    <w:rsid w:val="00925550"/>
    <w:rsid w:val="00925AEF"/>
    <w:rsid w:val="0092610D"/>
    <w:rsid w:val="0092685E"/>
    <w:rsid w:val="00927443"/>
    <w:rsid w:val="009278A7"/>
    <w:rsid w:val="00927CDE"/>
    <w:rsid w:val="00930818"/>
    <w:rsid w:val="009314BF"/>
    <w:rsid w:val="009317F4"/>
    <w:rsid w:val="00931A1B"/>
    <w:rsid w:val="00934865"/>
    <w:rsid w:val="00935E15"/>
    <w:rsid w:val="00937850"/>
    <w:rsid w:val="00940FBC"/>
    <w:rsid w:val="00941A8E"/>
    <w:rsid w:val="00941BE6"/>
    <w:rsid w:val="009431EA"/>
    <w:rsid w:val="009432CF"/>
    <w:rsid w:val="009433EB"/>
    <w:rsid w:val="0094390C"/>
    <w:rsid w:val="00944162"/>
    <w:rsid w:val="00944847"/>
    <w:rsid w:val="00950E8E"/>
    <w:rsid w:val="0095378C"/>
    <w:rsid w:val="009564D7"/>
    <w:rsid w:val="009605A5"/>
    <w:rsid w:val="009657D7"/>
    <w:rsid w:val="00970361"/>
    <w:rsid w:val="00974C58"/>
    <w:rsid w:val="00974CA6"/>
    <w:rsid w:val="00975865"/>
    <w:rsid w:val="00976638"/>
    <w:rsid w:val="009802E5"/>
    <w:rsid w:val="00980401"/>
    <w:rsid w:val="00980DC5"/>
    <w:rsid w:val="009842AE"/>
    <w:rsid w:val="00984988"/>
    <w:rsid w:val="00985398"/>
    <w:rsid w:val="009854A9"/>
    <w:rsid w:val="00985A8D"/>
    <w:rsid w:val="00985C36"/>
    <w:rsid w:val="009871FA"/>
    <w:rsid w:val="00987300"/>
    <w:rsid w:val="00987387"/>
    <w:rsid w:val="00990BCA"/>
    <w:rsid w:val="009944FE"/>
    <w:rsid w:val="00995203"/>
    <w:rsid w:val="00995640"/>
    <w:rsid w:val="009A09EE"/>
    <w:rsid w:val="009A0CA9"/>
    <w:rsid w:val="009A65C5"/>
    <w:rsid w:val="009A6AB6"/>
    <w:rsid w:val="009B08DF"/>
    <w:rsid w:val="009B09F9"/>
    <w:rsid w:val="009B5D76"/>
    <w:rsid w:val="009C0856"/>
    <w:rsid w:val="009C08DF"/>
    <w:rsid w:val="009C1312"/>
    <w:rsid w:val="009C195B"/>
    <w:rsid w:val="009C1E4D"/>
    <w:rsid w:val="009C4CE4"/>
    <w:rsid w:val="009C52FA"/>
    <w:rsid w:val="009C77DB"/>
    <w:rsid w:val="009C7B45"/>
    <w:rsid w:val="009C7DE6"/>
    <w:rsid w:val="009D0F05"/>
    <w:rsid w:val="009D23EB"/>
    <w:rsid w:val="009D5A30"/>
    <w:rsid w:val="009D5B79"/>
    <w:rsid w:val="009E0143"/>
    <w:rsid w:val="009E124A"/>
    <w:rsid w:val="009E1868"/>
    <w:rsid w:val="009E224E"/>
    <w:rsid w:val="009E5386"/>
    <w:rsid w:val="009F029C"/>
    <w:rsid w:val="009F15AD"/>
    <w:rsid w:val="009F17DF"/>
    <w:rsid w:val="009F267E"/>
    <w:rsid w:val="009F2F0D"/>
    <w:rsid w:val="009F589C"/>
    <w:rsid w:val="00A00171"/>
    <w:rsid w:val="00A00E8D"/>
    <w:rsid w:val="00A014D0"/>
    <w:rsid w:val="00A020D4"/>
    <w:rsid w:val="00A030AF"/>
    <w:rsid w:val="00A0537E"/>
    <w:rsid w:val="00A0744A"/>
    <w:rsid w:val="00A0787B"/>
    <w:rsid w:val="00A11E71"/>
    <w:rsid w:val="00A12ED5"/>
    <w:rsid w:val="00A12EF6"/>
    <w:rsid w:val="00A136B3"/>
    <w:rsid w:val="00A1384D"/>
    <w:rsid w:val="00A13C18"/>
    <w:rsid w:val="00A14D2D"/>
    <w:rsid w:val="00A16727"/>
    <w:rsid w:val="00A2189F"/>
    <w:rsid w:val="00A22B8C"/>
    <w:rsid w:val="00A24066"/>
    <w:rsid w:val="00A24383"/>
    <w:rsid w:val="00A24A08"/>
    <w:rsid w:val="00A267A2"/>
    <w:rsid w:val="00A30781"/>
    <w:rsid w:val="00A32110"/>
    <w:rsid w:val="00A328CD"/>
    <w:rsid w:val="00A33C2A"/>
    <w:rsid w:val="00A3478F"/>
    <w:rsid w:val="00A356A6"/>
    <w:rsid w:val="00A3681A"/>
    <w:rsid w:val="00A413AB"/>
    <w:rsid w:val="00A425A3"/>
    <w:rsid w:val="00A42939"/>
    <w:rsid w:val="00A42DD5"/>
    <w:rsid w:val="00A4451C"/>
    <w:rsid w:val="00A45127"/>
    <w:rsid w:val="00A539F8"/>
    <w:rsid w:val="00A53B8D"/>
    <w:rsid w:val="00A55BB1"/>
    <w:rsid w:val="00A575A2"/>
    <w:rsid w:val="00A57AA2"/>
    <w:rsid w:val="00A57E16"/>
    <w:rsid w:val="00A61292"/>
    <w:rsid w:val="00A622C8"/>
    <w:rsid w:val="00A64DC5"/>
    <w:rsid w:val="00A677D2"/>
    <w:rsid w:val="00A70EFC"/>
    <w:rsid w:val="00A7174C"/>
    <w:rsid w:val="00A719AA"/>
    <w:rsid w:val="00A72830"/>
    <w:rsid w:val="00A728C6"/>
    <w:rsid w:val="00A72F6E"/>
    <w:rsid w:val="00A739C9"/>
    <w:rsid w:val="00A74D48"/>
    <w:rsid w:val="00A7514D"/>
    <w:rsid w:val="00A77325"/>
    <w:rsid w:val="00A8468F"/>
    <w:rsid w:val="00A90366"/>
    <w:rsid w:val="00A91594"/>
    <w:rsid w:val="00A91829"/>
    <w:rsid w:val="00A943D7"/>
    <w:rsid w:val="00A951B5"/>
    <w:rsid w:val="00AA1D7B"/>
    <w:rsid w:val="00AA3365"/>
    <w:rsid w:val="00AA4D7E"/>
    <w:rsid w:val="00AA4F1E"/>
    <w:rsid w:val="00AA71CB"/>
    <w:rsid w:val="00AA7A40"/>
    <w:rsid w:val="00AB0C60"/>
    <w:rsid w:val="00AB2C41"/>
    <w:rsid w:val="00AB3966"/>
    <w:rsid w:val="00AB6B0C"/>
    <w:rsid w:val="00AB6FCF"/>
    <w:rsid w:val="00AC1627"/>
    <w:rsid w:val="00AC258A"/>
    <w:rsid w:val="00AC2B22"/>
    <w:rsid w:val="00AC38A6"/>
    <w:rsid w:val="00AC6212"/>
    <w:rsid w:val="00AC791F"/>
    <w:rsid w:val="00AD01CA"/>
    <w:rsid w:val="00AD2DC3"/>
    <w:rsid w:val="00AD3658"/>
    <w:rsid w:val="00AD39EA"/>
    <w:rsid w:val="00AD4246"/>
    <w:rsid w:val="00AD6E75"/>
    <w:rsid w:val="00AD7509"/>
    <w:rsid w:val="00AE0438"/>
    <w:rsid w:val="00AE27E9"/>
    <w:rsid w:val="00AE55D8"/>
    <w:rsid w:val="00AE70C3"/>
    <w:rsid w:val="00AF0884"/>
    <w:rsid w:val="00AF3084"/>
    <w:rsid w:val="00AF5FA7"/>
    <w:rsid w:val="00B01054"/>
    <w:rsid w:val="00B0257A"/>
    <w:rsid w:val="00B06115"/>
    <w:rsid w:val="00B0646E"/>
    <w:rsid w:val="00B06D1A"/>
    <w:rsid w:val="00B07994"/>
    <w:rsid w:val="00B10CDA"/>
    <w:rsid w:val="00B10CFF"/>
    <w:rsid w:val="00B12634"/>
    <w:rsid w:val="00B12A8D"/>
    <w:rsid w:val="00B137FF"/>
    <w:rsid w:val="00B14DEC"/>
    <w:rsid w:val="00B154E3"/>
    <w:rsid w:val="00B215F6"/>
    <w:rsid w:val="00B21A98"/>
    <w:rsid w:val="00B2206F"/>
    <w:rsid w:val="00B2428E"/>
    <w:rsid w:val="00B2646D"/>
    <w:rsid w:val="00B27499"/>
    <w:rsid w:val="00B30AB3"/>
    <w:rsid w:val="00B31785"/>
    <w:rsid w:val="00B324C4"/>
    <w:rsid w:val="00B333AE"/>
    <w:rsid w:val="00B3688D"/>
    <w:rsid w:val="00B371B2"/>
    <w:rsid w:val="00B3778C"/>
    <w:rsid w:val="00B3793C"/>
    <w:rsid w:val="00B379EE"/>
    <w:rsid w:val="00B404B6"/>
    <w:rsid w:val="00B42158"/>
    <w:rsid w:val="00B43AC0"/>
    <w:rsid w:val="00B45188"/>
    <w:rsid w:val="00B45DCE"/>
    <w:rsid w:val="00B46846"/>
    <w:rsid w:val="00B46918"/>
    <w:rsid w:val="00B47403"/>
    <w:rsid w:val="00B47944"/>
    <w:rsid w:val="00B5026E"/>
    <w:rsid w:val="00B50BFD"/>
    <w:rsid w:val="00B52B2B"/>
    <w:rsid w:val="00B551E3"/>
    <w:rsid w:val="00B556F9"/>
    <w:rsid w:val="00B56600"/>
    <w:rsid w:val="00B57EBE"/>
    <w:rsid w:val="00B6173C"/>
    <w:rsid w:val="00B61A69"/>
    <w:rsid w:val="00B624C8"/>
    <w:rsid w:val="00B67D57"/>
    <w:rsid w:val="00B701B6"/>
    <w:rsid w:val="00B7076C"/>
    <w:rsid w:val="00B70A53"/>
    <w:rsid w:val="00B739FF"/>
    <w:rsid w:val="00B7583B"/>
    <w:rsid w:val="00B7746D"/>
    <w:rsid w:val="00B843B4"/>
    <w:rsid w:val="00B85434"/>
    <w:rsid w:val="00B86E3D"/>
    <w:rsid w:val="00B91C03"/>
    <w:rsid w:val="00B95A14"/>
    <w:rsid w:val="00B964D6"/>
    <w:rsid w:val="00B96F12"/>
    <w:rsid w:val="00B971B3"/>
    <w:rsid w:val="00B971FF"/>
    <w:rsid w:val="00BA0317"/>
    <w:rsid w:val="00BA124D"/>
    <w:rsid w:val="00BA125A"/>
    <w:rsid w:val="00BA2672"/>
    <w:rsid w:val="00BA2B80"/>
    <w:rsid w:val="00BA2ED2"/>
    <w:rsid w:val="00BA6953"/>
    <w:rsid w:val="00BA6A8B"/>
    <w:rsid w:val="00BA6C39"/>
    <w:rsid w:val="00BA78FB"/>
    <w:rsid w:val="00BB1518"/>
    <w:rsid w:val="00BB26D4"/>
    <w:rsid w:val="00BB334F"/>
    <w:rsid w:val="00BB40E9"/>
    <w:rsid w:val="00BB4AB2"/>
    <w:rsid w:val="00BC391C"/>
    <w:rsid w:val="00BC4EEE"/>
    <w:rsid w:val="00BC7091"/>
    <w:rsid w:val="00BD1044"/>
    <w:rsid w:val="00BD1F4F"/>
    <w:rsid w:val="00BD2123"/>
    <w:rsid w:val="00BD3A73"/>
    <w:rsid w:val="00BE08FC"/>
    <w:rsid w:val="00BE0EE9"/>
    <w:rsid w:val="00BE3F95"/>
    <w:rsid w:val="00BE42D0"/>
    <w:rsid w:val="00BE4EAE"/>
    <w:rsid w:val="00BE715E"/>
    <w:rsid w:val="00BE7308"/>
    <w:rsid w:val="00BE78C3"/>
    <w:rsid w:val="00BF20A6"/>
    <w:rsid w:val="00BF303B"/>
    <w:rsid w:val="00BF47A0"/>
    <w:rsid w:val="00BF61B8"/>
    <w:rsid w:val="00BF7AE0"/>
    <w:rsid w:val="00C00F77"/>
    <w:rsid w:val="00C04DBC"/>
    <w:rsid w:val="00C07C98"/>
    <w:rsid w:val="00C109E6"/>
    <w:rsid w:val="00C12775"/>
    <w:rsid w:val="00C15CB7"/>
    <w:rsid w:val="00C17274"/>
    <w:rsid w:val="00C20A7B"/>
    <w:rsid w:val="00C31B7A"/>
    <w:rsid w:val="00C363BB"/>
    <w:rsid w:val="00C4083C"/>
    <w:rsid w:val="00C4127A"/>
    <w:rsid w:val="00C42CAF"/>
    <w:rsid w:val="00C45A53"/>
    <w:rsid w:val="00C46B50"/>
    <w:rsid w:val="00C46C3C"/>
    <w:rsid w:val="00C470CD"/>
    <w:rsid w:val="00C4757A"/>
    <w:rsid w:val="00C475D4"/>
    <w:rsid w:val="00C47F60"/>
    <w:rsid w:val="00C5081F"/>
    <w:rsid w:val="00C52E52"/>
    <w:rsid w:val="00C549DB"/>
    <w:rsid w:val="00C5634D"/>
    <w:rsid w:val="00C56DAD"/>
    <w:rsid w:val="00C570E2"/>
    <w:rsid w:val="00C60BF2"/>
    <w:rsid w:val="00C60CAB"/>
    <w:rsid w:val="00C61DDA"/>
    <w:rsid w:val="00C65DA1"/>
    <w:rsid w:val="00C66A63"/>
    <w:rsid w:val="00C706B0"/>
    <w:rsid w:val="00C71014"/>
    <w:rsid w:val="00C71060"/>
    <w:rsid w:val="00C736FD"/>
    <w:rsid w:val="00C73A5D"/>
    <w:rsid w:val="00C7565C"/>
    <w:rsid w:val="00C76978"/>
    <w:rsid w:val="00C80EED"/>
    <w:rsid w:val="00C8160F"/>
    <w:rsid w:val="00C846B2"/>
    <w:rsid w:val="00C846B5"/>
    <w:rsid w:val="00C867B0"/>
    <w:rsid w:val="00C86B42"/>
    <w:rsid w:val="00C92C1D"/>
    <w:rsid w:val="00C93273"/>
    <w:rsid w:val="00C94339"/>
    <w:rsid w:val="00C94650"/>
    <w:rsid w:val="00C94822"/>
    <w:rsid w:val="00C9571E"/>
    <w:rsid w:val="00C971D5"/>
    <w:rsid w:val="00CA305C"/>
    <w:rsid w:val="00CA4AEF"/>
    <w:rsid w:val="00CA52D0"/>
    <w:rsid w:val="00CA567E"/>
    <w:rsid w:val="00CA58F6"/>
    <w:rsid w:val="00CA6A44"/>
    <w:rsid w:val="00CA79AB"/>
    <w:rsid w:val="00CA7C5D"/>
    <w:rsid w:val="00CA7E98"/>
    <w:rsid w:val="00CB0624"/>
    <w:rsid w:val="00CB1D42"/>
    <w:rsid w:val="00CB2C3F"/>
    <w:rsid w:val="00CC0173"/>
    <w:rsid w:val="00CC23FC"/>
    <w:rsid w:val="00CC5442"/>
    <w:rsid w:val="00CD1289"/>
    <w:rsid w:val="00CD29A9"/>
    <w:rsid w:val="00CD2B84"/>
    <w:rsid w:val="00CD7402"/>
    <w:rsid w:val="00CD783F"/>
    <w:rsid w:val="00CE1D16"/>
    <w:rsid w:val="00CE41C1"/>
    <w:rsid w:val="00CE6BB5"/>
    <w:rsid w:val="00CE6C9A"/>
    <w:rsid w:val="00CE7272"/>
    <w:rsid w:val="00CE7EED"/>
    <w:rsid w:val="00CE7F9B"/>
    <w:rsid w:val="00CF2902"/>
    <w:rsid w:val="00CF33C5"/>
    <w:rsid w:val="00CF78D1"/>
    <w:rsid w:val="00CF7EC3"/>
    <w:rsid w:val="00D0030F"/>
    <w:rsid w:val="00D00623"/>
    <w:rsid w:val="00D05110"/>
    <w:rsid w:val="00D10206"/>
    <w:rsid w:val="00D11046"/>
    <w:rsid w:val="00D1293C"/>
    <w:rsid w:val="00D133C9"/>
    <w:rsid w:val="00D14FF7"/>
    <w:rsid w:val="00D15648"/>
    <w:rsid w:val="00D16510"/>
    <w:rsid w:val="00D16ECD"/>
    <w:rsid w:val="00D16F60"/>
    <w:rsid w:val="00D22300"/>
    <w:rsid w:val="00D22973"/>
    <w:rsid w:val="00D232B9"/>
    <w:rsid w:val="00D2362F"/>
    <w:rsid w:val="00D23839"/>
    <w:rsid w:val="00D27321"/>
    <w:rsid w:val="00D2786B"/>
    <w:rsid w:val="00D27E85"/>
    <w:rsid w:val="00D308D6"/>
    <w:rsid w:val="00D31674"/>
    <w:rsid w:val="00D31FB7"/>
    <w:rsid w:val="00D32E91"/>
    <w:rsid w:val="00D4069A"/>
    <w:rsid w:val="00D41156"/>
    <w:rsid w:val="00D41B33"/>
    <w:rsid w:val="00D42182"/>
    <w:rsid w:val="00D4410F"/>
    <w:rsid w:val="00D443DE"/>
    <w:rsid w:val="00D44A73"/>
    <w:rsid w:val="00D44AC9"/>
    <w:rsid w:val="00D452AC"/>
    <w:rsid w:val="00D454A3"/>
    <w:rsid w:val="00D47387"/>
    <w:rsid w:val="00D47F52"/>
    <w:rsid w:val="00D5444C"/>
    <w:rsid w:val="00D54D39"/>
    <w:rsid w:val="00D55901"/>
    <w:rsid w:val="00D55D20"/>
    <w:rsid w:val="00D56F73"/>
    <w:rsid w:val="00D5772B"/>
    <w:rsid w:val="00D6150C"/>
    <w:rsid w:val="00D6183A"/>
    <w:rsid w:val="00D63D9A"/>
    <w:rsid w:val="00D64E66"/>
    <w:rsid w:val="00D664A2"/>
    <w:rsid w:val="00D665A4"/>
    <w:rsid w:val="00D6708C"/>
    <w:rsid w:val="00D7009E"/>
    <w:rsid w:val="00D70941"/>
    <w:rsid w:val="00D72F08"/>
    <w:rsid w:val="00D73764"/>
    <w:rsid w:val="00D74850"/>
    <w:rsid w:val="00D75DFC"/>
    <w:rsid w:val="00D76557"/>
    <w:rsid w:val="00D77ABD"/>
    <w:rsid w:val="00D80444"/>
    <w:rsid w:val="00D828E1"/>
    <w:rsid w:val="00D82B5A"/>
    <w:rsid w:val="00D837C2"/>
    <w:rsid w:val="00D85DEC"/>
    <w:rsid w:val="00D903AB"/>
    <w:rsid w:val="00D921FE"/>
    <w:rsid w:val="00D92BF2"/>
    <w:rsid w:val="00D94B5D"/>
    <w:rsid w:val="00D97BF7"/>
    <w:rsid w:val="00DA0DDC"/>
    <w:rsid w:val="00DA2142"/>
    <w:rsid w:val="00DA297A"/>
    <w:rsid w:val="00DA4F0F"/>
    <w:rsid w:val="00DA56C2"/>
    <w:rsid w:val="00DA5BBE"/>
    <w:rsid w:val="00DA6320"/>
    <w:rsid w:val="00DA7015"/>
    <w:rsid w:val="00DA7613"/>
    <w:rsid w:val="00DB094F"/>
    <w:rsid w:val="00DB1EAA"/>
    <w:rsid w:val="00DB40E3"/>
    <w:rsid w:val="00DB443C"/>
    <w:rsid w:val="00DB4CF8"/>
    <w:rsid w:val="00DB5499"/>
    <w:rsid w:val="00DB6490"/>
    <w:rsid w:val="00DB69FD"/>
    <w:rsid w:val="00DB7A24"/>
    <w:rsid w:val="00DC4CB8"/>
    <w:rsid w:val="00DC6373"/>
    <w:rsid w:val="00DD2F7B"/>
    <w:rsid w:val="00DD3A34"/>
    <w:rsid w:val="00DD4050"/>
    <w:rsid w:val="00DD6205"/>
    <w:rsid w:val="00DE0235"/>
    <w:rsid w:val="00DE0578"/>
    <w:rsid w:val="00DE0FF0"/>
    <w:rsid w:val="00DE2057"/>
    <w:rsid w:val="00DE3698"/>
    <w:rsid w:val="00DE382A"/>
    <w:rsid w:val="00DE5170"/>
    <w:rsid w:val="00DE59E3"/>
    <w:rsid w:val="00DE5F4E"/>
    <w:rsid w:val="00DE6E6C"/>
    <w:rsid w:val="00DF318E"/>
    <w:rsid w:val="00DF3929"/>
    <w:rsid w:val="00DF459F"/>
    <w:rsid w:val="00DF4BAE"/>
    <w:rsid w:val="00DF6C65"/>
    <w:rsid w:val="00DF70A9"/>
    <w:rsid w:val="00E01932"/>
    <w:rsid w:val="00E01A39"/>
    <w:rsid w:val="00E01B7B"/>
    <w:rsid w:val="00E03D82"/>
    <w:rsid w:val="00E0457E"/>
    <w:rsid w:val="00E04952"/>
    <w:rsid w:val="00E10944"/>
    <w:rsid w:val="00E128BE"/>
    <w:rsid w:val="00E133E2"/>
    <w:rsid w:val="00E164D4"/>
    <w:rsid w:val="00E2348D"/>
    <w:rsid w:val="00E23776"/>
    <w:rsid w:val="00E32DCF"/>
    <w:rsid w:val="00E3648D"/>
    <w:rsid w:val="00E36732"/>
    <w:rsid w:val="00E37FD3"/>
    <w:rsid w:val="00E417ED"/>
    <w:rsid w:val="00E43043"/>
    <w:rsid w:val="00E43AEA"/>
    <w:rsid w:val="00E44481"/>
    <w:rsid w:val="00E449C1"/>
    <w:rsid w:val="00E44CD5"/>
    <w:rsid w:val="00E451A2"/>
    <w:rsid w:val="00E4607E"/>
    <w:rsid w:val="00E463B7"/>
    <w:rsid w:val="00E46A4C"/>
    <w:rsid w:val="00E506A7"/>
    <w:rsid w:val="00E51693"/>
    <w:rsid w:val="00E51AB1"/>
    <w:rsid w:val="00E5323A"/>
    <w:rsid w:val="00E55981"/>
    <w:rsid w:val="00E55CDF"/>
    <w:rsid w:val="00E57270"/>
    <w:rsid w:val="00E57E77"/>
    <w:rsid w:val="00E60835"/>
    <w:rsid w:val="00E60971"/>
    <w:rsid w:val="00E62713"/>
    <w:rsid w:val="00E63411"/>
    <w:rsid w:val="00E63F5B"/>
    <w:rsid w:val="00E63F5E"/>
    <w:rsid w:val="00E65A2A"/>
    <w:rsid w:val="00E65C64"/>
    <w:rsid w:val="00E66655"/>
    <w:rsid w:val="00E71017"/>
    <w:rsid w:val="00E71202"/>
    <w:rsid w:val="00E7159D"/>
    <w:rsid w:val="00E748CD"/>
    <w:rsid w:val="00E7703A"/>
    <w:rsid w:val="00E809C3"/>
    <w:rsid w:val="00E80DF6"/>
    <w:rsid w:val="00E815C6"/>
    <w:rsid w:val="00E823EF"/>
    <w:rsid w:val="00E84E30"/>
    <w:rsid w:val="00E85535"/>
    <w:rsid w:val="00E86C0B"/>
    <w:rsid w:val="00E87294"/>
    <w:rsid w:val="00E878C2"/>
    <w:rsid w:val="00E90A3D"/>
    <w:rsid w:val="00E914C2"/>
    <w:rsid w:val="00E94513"/>
    <w:rsid w:val="00E9592D"/>
    <w:rsid w:val="00E95D6B"/>
    <w:rsid w:val="00E96A2B"/>
    <w:rsid w:val="00EA0042"/>
    <w:rsid w:val="00EA0A4E"/>
    <w:rsid w:val="00EA18BA"/>
    <w:rsid w:val="00EA44F5"/>
    <w:rsid w:val="00EA4988"/>
    <w:rsid w:val="00EA66E0"/>
    <w:rsid w:val="00EA6C53"/>
    <w:rsid w:val="00EA73D7"/>
    <w:rsid w:val="00EA7B4E"/>
    <w:rsid w:val="00EB10DD"/>
    <w:rsid w:val="00EB1E1E"/>
    <w:rsid w:val="00EB2B3A"/>
    <w:rsid w:val="00EB3429"/>
    <w:rsid w:val="00EB58AE"/>
    <w:rsid w:val="00EC0085"/>
    <w:rsid w:val="00EC114F"/>
    <w:rsid w:val="00EC4421"/>
    <w:rsid w:val="00EC45D7"/>
    <w:rsid w:val="00EC698C"/>
    <w:rsid w:val="00EC6D47"/>
    <w:rsid w:val="00EC6F4A"/>
    <w:rsid w:val="00ED1033"/>
    <w:rsid w:val="00ED1040"/>
    <w:rsid w:val="00ED10BE"/>
    <w:rsid w:val="00ED2724"/>
    <w:rsid w:val="00ED41EF"/>
    <w:rsid w:val="00ED6121"/>
    <w:rsid w:val="00ED71DD"/>
    <w:rsid w:val="00ED7906"/>
    <w:rsid w:val="00EE0844"/>
    <w:rsid w:val="00EE1D53"/>
    <w:rsid w:val="00EE1E31"/>
    <w:rsid w:val="00EE2CD0"/>
    <w:rsid w:val="00EE3A71"/>
    <w:rsid w:val="00EE413B"/>
    <w:rsid w:val="00EE4542"/>
    <w:rsid w:val="00EE4545"/>
    <w:rsid w:val="00EE4C95"/>
    <w:rsid w:val="00EE7710"/>
    <w:rsid w:val="00EF129D"/>
    <w:rsid w:val="00EF139E"/>
    <w:rsid w:val="00EF163F"/>
    <w:rsid w:val="00EF1F4C"/>
    <w:rsid w:val="00EF290A"/>
    <w:rsid w:val="00EF471A"/>
    <w:rsid w:val="00EF526E"/>
    <w:rsid w:val="00EF5E5F"/>
    <w:rsid w:val="00EF5E7F"/>
    <w:rsid w:val="00EF6881"/>
    <w:rsid w:val="00EF6B1B"/>
    <w:rsid w:val="00EF6FEF"/>
    <w:rsid w:val="00F02E28"/>
    <w:rsid w:val="00F03BAF"/>
    <w:rsid w:val="00F03C8D"/>
    <w:rsid w:val="00F04C1A"/>
    <w:rsid w:val="00F06F55"/>
    <w:rsid w:val="00F12417"/>
    <w:rsid w:val="00F131F3"/>
    <w:rsid w:val="00F13FF7"/>
    <w:rsid w:val="00F14628"/>
    <w:rsid w:val="00F15CAC"/>
    <w:rsid w:val="00F1627D"/>
    <w:rsid w:val="00F1674B"/>
    <w:rsid w:val="00F16BBE"/>
    <w:rsid w:val="00F210E0"/>
    <w:rsid w:val="00F213BA"/>
    <w:rsid w:val="00F221CA"/>
    <w:rsid w:val="00F22343"/>
    <w:rsid w:val="00F27DE2"/>
    <w:rsid w:val="00F27F70"/>
    <w:rsid w:val="00F302AC"/>
    <w:rsid w:val="00F308DD"/>
    <w:rsid w:val="00F313F0"/>
    <w:rsid w:val="00F3155C"/>
    <w:rsid w:val="00F32D30"/>
    <w:rsid w:val="00F32E09"/>
    <w:rsid w:val="00F33421"/>
    <w:rsid w:val="00F409F1"/>
    <w:rsid w:val="00F40FAE"/>
    <w:rsid w:val="00F411C3"/>
    <w:rsid w:val="00F41B55"/>
    <w:rsid w:val="00F42A3E"/>
    <w:rsid w:val="00F42E25"/>
    <w:rsid w:val="00F43B6C"/>
    <w:rsid w:val="00F452B3"/>
    <w:rsid w:val="00F456B5"/>
    <w:rsid w:val="00F464D1"/>
    <w:rsid w:val="00F500D8"/>
    <w:rsid w:val="00F506AB"/>
    <w:rsid w:val="00F5140A"/>
    <w:rsid w:val="00F52BA4"/>
    <w:rsid w:val="00F52C05"/>
    <w:rsid w:val="00F52CDA"/>
    <w:rsid w:val="00F52D4A"/>
    <w:rsid w:val="00F5402D"/>
    <w:rsid w:val="00F54A3E"/>
    <w:rsid w:val="00F5533B"/>
    <w:rsid w:val="00F5768D"/>
    <w:rsid w:val="00F57BAB"/>
    <w:rsid w:val="00F610C8"/>
    <w:rsid w:val="00F649C8"/>
    <w:rsid w:val="00F64EBC"/>
    <w:rsid w:val="00F65DD8"/>
    <w:rsid w:val="00F6704E"/>
    <w:rsid w:val="00F67500"/>
    <w:rsid w:val="00F67F3E"/>
    <w:rsid w:val="00F74E5F"/>
    <w:rsid w:val="00F758C2"/>
    <w:rsid w:val="00F801E7"/>
    <w:rsid w:val="00F80F7C"/>
    <w:rsid w:val="00F81286"/>
    <w:rsid w:val="00F825B5"/>
    <w:rsid w:val="00F82EFB"/>
    <w:rsid w:val="00F8326E"/>
    <w:rsid w:val="00F83B03"/>
    <w:rsid w:val="00F83BAE"/>
    <w:rsid w:val="00F84A84"/>
    <w:rsid w:val="00F84ADD"/>
    <w:rsid w:val="00F85064"/>
    <w:rsid w:val="00F85510"/>
    <w:rsid w:val="00F86563"/>
    <w:rsid w:val="00F90678"/>
    <w:rsid w:val="00F932E2"/>
    <w:rsid w:val="00F93334"/>
    <w:rsid w:val="00FA1300"/>
    <w:rsid w:val="00FA20E3"/>
    <w:rsid w:val="00FA2C47"/>
    <w:rsid w:val="00FA4802"/>
    <w:rsid w:val="00FA5FAD"/>
    <w:rsid w:val="00FB207B"/>
    <w:rsid w:val="00FB2896"/>
    <w:rsid w:val="00FB3549"/>
    <w:rsid w:val="00FB3588"/>
    <w:rsid w:val="00FB44B7"/>
    <w:rsid w:val="00FB4516"/>
    <w:rsid w:val="00FB61A3"/>
    <w:rsid w:val="00FB64BD"/>
    <w:rsid w:val="00FB7A79"/>
    <w:rsid w:val="00FC2DB7"/>
    <w:rsid w:val="00FC60A4"/>
    <w:rsid w:val="00FC6C65"/>
    <w:rsid w:val="00FC6E88"/>
    <w:rsid w:val="00FC779A"/>
    <w:rsid w:val="00FD121C"/>
    <w:rsid w:val="00FD12E1"/>
    <w:rsid w:val="00FD27FC"/>
    <w:rsid w:val="00FD3A0E"/>
    <w:rsid w:val="00FD446A"/>
    <w:rsid w:val="00FD5360"/>
    <w:rsid w:val="00FD6E4F"/>
    <w:rsid w:val="00FD7A74"/>
    <w:rsid w:val="00FD7BCF"/>
    <w:rsid w:val="00FE0258"/>
    <w:rsid w:val="00FE11DE"/>
    <w:rsid w:val="00FE1546"/>
    <w:rsid w:val="00FE1BA1"/>
    <w:rsid w:val="00FE1F12"/>
    <w:rsid w:val="00FE2D49"/>
    <w:rsid w:val="00FE59D9"/>
    <w:rsid w:val="00FE603E"/>
    <w:rsid w:val="00FE6F67"/>
    <w:rsid w:val="00FF094F"/>
    <w:rsid w:val="00FF12DF"/>
    <w:rsid w:val="00FF146B"/>
    <w:rsid w:val="00FF3C9F"/>
    <w:rsid w:val="00FF3E60"/>
    <w:rsid w:val="00FF4949"/>
    <w:rsid w:val="00FF4E59"/>
    <w:rsid w:val="00FF5AC8"/>
    <w:rsid w:val="04518964"/>
    <w:rsid w:val="0C01EDEB"/>
    <w:rsid w:val="0D6C324F"/>
    <w:rsid w:val="13059260"/>
    <w:rsid w:val="1437E59D"/>
    <w:rsid w:val="17CBF91B"/>
    <w:rsid w:val="1D629FE2"/>
    <w:rsid w:val="21224F80"/>
    <w:rsid w:val="24D342DD"/>
    <w:rsid w:val="29F8BC81"/>
    <w:rsid w:val="2CE6B90C"/>
    <w:rsid w:val="2D44209A"/>
    <w:rsid w:val="3C9EA73E"/>
    <w:rsid w:val="405E4D0C"/>
    <w:rsid w:val="41434389"/>
    <w:rsid w:val="47287602"/>
    <w:rsid w:val="47E4922D"/>
    <w:rsid w:val="496F8809"/>
    <w:rsid w:val="4C51A468"/>
    <w:rsid w:val="5157444C"/>
    <w:rsid w:val="5F1F1575"/>
    <w:rsid w:val="6BA811D3"/>
    <w:rsid w:val="6F2D7A18"/>
    <w:rsid w:val="7181C025"/>
    <w:rsid w:val="74CE787A"/>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DBB5A"/>
  <w15:chartTrackingRefBased/>
  <w15:docId w15:val="{36858A80-EB40-AF45-81EE-960DEFF1F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aramond" w:eastAsia="Times New Roman" w:hAnsi="Garamond" w:cs="Times New Roman (Cuerpo en alfa"/>
        <w:kern w:val="2"/>
        <w:sz w:val="24"/>
        <w:szCs w:val="24"/>
        <w:lang w:val="es-C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0F0"/>
    <w:pPr>
      <w:spacing w:before="360" w:after="360" w:line="360" w:lineRule="auto"/>
      <w:jc w:val="both"/>
    </w:pPr>
    <w:rPr>
      <w:rFonts w:cs="Times New Roman"/>
      <w:sz w:val="28"/>
      <w:lang w:val="en-US" w:eastAsia="es-MX"/>
    </w:rPr>
  </w:style>
  <w:style w:type="paragraph" w:styleId="Heading1">
    <w:name w:val="heading 1"/>
    <w:basedOn w:val="Normal"/>
    <w:next w:val="Normal"/>
    <w:link w:val="Heading1Char"/>
    <w:uiPriority w:val="9"/>
    <w:qFormat/>
    <w:rsid w:val="004C787E"/>
    <w:pPr>
      <w:keepNext/>
      <w:keepLines/>
      <w:spacing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78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787E"/>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4C787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C787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C787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C787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C787E"/>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C787E"/>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FIM1">
    <w:name w:val="EFIM_1"/>
    <w:basedOn w:val="Normal"/>
    <w:autoRedefine/>
    <w:qFormat/>
    <w:rsid w:val="00E65C64"/>
    <w:pPr>
      <w:autoSpaceDE w:val="0"/>
      <w:autoSpaceDN w:val="0"/>
      <w:spacing w:line="276" w:lineRule="auto"/>
      <w:contextualSpacing/>
      <w:mirrorIndents/>
    </w:pPr>
    <w:rPr>
      <w:rFonts w:cs="Arial"/>
      <w:b/>
      <w:noProof/>
      <w:color w:val="000000" w:themeColor="text1"/>
      <w:sz w:val="32"/>
      <w:szCs w:val="32"/>
      <w:lang w:val="es-ES"/>
    </w:rPr>
  </w:style>
  <w:style w:type="paragraph" w:customStyle="1" w:styleId="EFIM2">
    <w:name w:val="EFIM_2"/>
    <w:basedOn w:val="Normal"/>
    <w:autoRedefine/>
    <w:qFormat/>
    <w:rsid w:val="00E65C64"/>
    <w:pPr>
      <w:autoSpaceDE w:val="0"/>
      <w:autoSpaceDN w:val="0"/>
      <w:spacing w:line="276" w:lineRule="auto"/>
      <w:contextualSpacing/>
      <w:mirrorIndents/>
    </w:pPr>
    <w:rPr>
      <w:rFonts w:cs="Arial"/>
      <w:b/>
      <w:bCs/>
      <w:noProof/>
      <w:color w:val="000000" w:themeColor="text1"/>
      <w:sz w:val="32"/>
      <w:szCs w:val="32"/>
      <w:lang w:val="es-ES"/>
    </w:rPr>
  </w:style>
  <w:style w:type="paragraph" w:customStyle="1" w:styleId="EFIMtabla">
    <w:name w:val="EFIM_tabla"/>
    <w:basedOn w:val="Normal"/>
    <w:autoRedefine/>
    <w:qFormat/>
    <w:rsid w:val="00E65C64"/>
    <w:pPr>
      <w:tabs>
        <w:tab w:val="left" w:pos="7371"/>
      </w:tabs>
      <w:spacing w:line="276" w:lineRule="auto"/>
      <w:jc w:val="center"/>
    </w:pPr>
    <w:rPr>
      <w:rFonts w:cs="Arial"/>
      <w:color w:val="000000" w:themeColor="text1"/>
      <w:szCs w:val="28"/>
    </w:rPr>
  </w:style>
  <w:style w:type="paragraph" w:customStyle="1" w:styleId="EFIMfigura">
    <w:name w:val="EFIM_figura"/>
    <w:basedOn w:val="Normal"/>
    <w:autoRedefine/>
    <w:qFormat/>
    <w:rsid w:val="00E65C64"/>
    <w:pPr>
      <w:tabs>
        <w:tab w:val="left" w:pos="7371"/>
      </w:tabs>
      <w:spacing w:line="276" w:lineRule="auto"/>
      <w:jc w:val="center"/>
    </w:pPr>
    <w:rPr>
      <w:rFonts w:cs="Arial"/>
      <w:color w:val="0432FF"/>
      <w:szCs w:val="28"/>
    </w:rPr>
  </w:style>
  <w:style w:type="paragraph" w:customStyle="1" w:styleId="EFIM3">
    <w:name w:val="EFIM_3"/>
    <w:basedOn w:val="Normal"/>
    <w:autoRedefine/>
    <w:qFormat/>
    <w:rsid w:val="00E65C64"/>
    <w:pPr>
      <w:autoSpaceDE w:val="0"/>
      <w:autoSpaceDN w:val="0"/>
      <w:spacing w:line="0" w:lineRule="atLeast"/>
      <w:contextualSpacing/>
      <w:mirrorIndents/>
    </w:pPr>
    <w:rPr>
      <w:rFonts w:cs="Arial"/>
      <w:b/>
      <w:bCs/>
      <w:color w:val="000000" w:themeColor="text1"/>
      <w:szCs w:val="28"/>
      <w:lang w:val="es-ES"/>
    </w:rPr>
  </w:style>
  <w:style w:type="paragraph" w:customStyle="1" w:styleId="EFIManexo">
    <w:name w:val="EFIM_anexo"/>
    <w:basedOn w:val="Normal"/>
    <w:autoRedefine/>
    <w:qFormat/>
    <w:rsid w:val="00E65C64"/>
    <w:pPr>
      <w:tabs>
        <w:tab w:val="left" w:pos="7371"/>
      </w:tabs>
      <w:spacing w:line="276" w:lineRule="auto"/>
      <w:jc w:val="center"/>
    </w:pPr>
    <w:rPr>
      <w:rFonts w:cs="Arial"/>
      <w:color w:val="000000" w:themeColor="text1"/>
      <w:szCs w:val="28"/>
    </w:rPr>
  </w:style>
  <w:style w:type="character" w:customStyle="1" w:styleId="Heading1Char">
    <w:name w:val="Heading 1 Char"/>
    <w:basedOn w:val="DefaultParagraphFont"/>
    <w:link w:val="Heading1"/>
    <w:uiPriority w:val="9"/>
    <w:rsid w:val="004C787E"/>
    <w:rPr>
      <w:rFonts w:asciiTheme="majorHAnsi" w:eastAsiaTheme="majorEastAsia" w:hAnsiTheme="majorHAnsi" w:cstheme="majorBidi"/>
      <w:color w:val="0F4761" w:themeColor="accent1" w:themeShade="BF"/>
      <w:sz w:val="40"/>
      <w:szCs w:val="40"/>
      <w:lang w:val="en-US" w:eastAsia="es-MX"/>
    </w:rPr>
  </w:style>
  <w:style w:type="character" w:customStyle="1" w:styleId="Heading2Char">
    <w:name w:val="Heading 2 Char"/>
    <w:basedOn w:val="DefaultParagraphFont"/>
    <w:link w:val="Heading2"/>
    <w:uiPriority w:val="9"/>
    <w:semiHidden/>
    <w:rsid w:val="004C787E"/>
    <w:rPr>
      <w:rFonts w:asciiTheme="majorHAnsi" w:eastAsiaTheme="majorEastAsia" w:hAnsiTheme="majorHAnsi" w:cstheme="majorBidi"/>
      <w:color w:val="0F4761" w:themeColor="accent1" w:themeShade="BF"/>
      <w:sz w:val="32"/>
      <w:szCs w:val="32"/>
      <w:lang w:val="en-US" w:eastAsia="es-MX"/>
    </w:rPr>
  </w:style>
  <w:style w:type="character" w:customStyle="1" w:styleId="Heading3Char">
    <w:name w:val="Heading 3 Char"/>
    <w:basedOn w:val="DefaultParagraphFont"/>
    <w:link w:val="Heading3"/>
    <w:uiPriority w:val="9"/>
    <w:semiHidden/>
    <w:rsid w:val="004C787E"/>
    <w:rPr>
      <w:rFonts w:asciiTheme="minorHAnsi" w:eastAsiaTheme="majorEastAsia" w:hAnsiTheme="minorHAnsi" w:cstheme="majorBidi"/>
      <w:color w:val="0F4761" w:themeColor="accent1" w:themeShade="BF"/>
      <w:sz w:val="28"/>
      <w:szCs w:val="28"/>
      <w:lang w:val="en-US" w:eastAsia="es-MX"/>
    </w:rPr>
  </w:style>
  <w:style w:type="character" w:customStyle="1" w:styleId="Heading4Char">
    <w:name w:val="Heading 4 Char"/>
    <w:basedOn w:val="DefaultParagraphFont"/>
    <w:link w:val="Heading4"/>
    <w:uiPriority w:val="9"/>
    <w:semiHidden/>
    <w:rsid w:val="004C787E"/>
    <w:rPr>
      <w:rFonts w:asciiTheme="minorHAnsi" w:eastAsiaTheme="majorEastAsia" w:hAnsiTheme="minorHAnsi" w:cstheme="majorBidi"/>
      <w:i/>
      <w:iCs/>
      <w:color w:val="0F4761" w:themeColor="accent1" w:themeShade="BF"/>
      <w:sz w:val="28"/>
      <w:lang w:val="en-US" w:eastAsia="es-MX"/>
    </w:rPr>
  </w:style>
  <w:style w:type="character" w:customStyle="1" w:styleId="Heading5Char">
    <w:name w:val="Heading 5 Char"/>
    <w:basedOn w:val="DefaultParagraphFont"/>
    <w:link w:val="Heading5"/>
    <w:uiPriority w:val="9"/>
    <w:semiHidden/>
    <w:rsid w:val="004C787E"/>
    <w:rPr>
      <w:rFonts w:asciiTheme="minorHAnsi" w:eastAsiaTheme="majorEastAsia" w:hAnsiTheme="minorHAnsi" w:cstheme="majorBidi"/>
      <w:color w:val="0F4761" w:themeColor="accent1" w:themeShade="BF"/>
      <w:sz w:val="28"/>
      <w:lang w:val="en-US" w:eastAsia="es-MX"/>
    </w:rPr>
  </w:style>
  <w:style w:type="character" w:customStyle="1" w:styleId="Heading6Char">
    <w:name w:val="Heading 6 Char"/>
    <w:basedOn w:val="DefaultParagraphFont"/>
    <w:link w:val="Heading6"/>
    <w:uiPriority w:val="9"/>
    <w:semiHidden/>
    <w:rsid w:val="004C787E"/>
    <w:rPr>
      <w:rFonts w:asciiTheme="minorHAnsi" w:eastAsiaTheme="majorEastAsia" w:hAnsiTheme="minorHAnsi" w:cstheme="majorBidi"/>
      <w:i/>
      <w:iCs/>
      <w:color w:val="595959" w:themeColor="text1" w:themeTint="A6"/>
      <w:sz w:val="28"/>
      <w:lang w:val="en-US" w:eastAsia="es-MX"/>
    </w:rPr>
  </w:style>
  <w:style w:type="character" w:customStyle="1" w:styleId="Heading7Char">
    <w:name w:val="Heading 7 Char"/>
    <w:basedOn w:val="DefaultParagraphFont"/>
    <w:link w:val="Heading7"/>
    <w:uiPriority w:val="9"/>
    <w:semiHidden/>
    <w:rsid w:val="004C787E"/>
    <w:rPr>
      <w:rFonts w:asciiTheme="minorHAnsi" w:eastAsiaTheme="majorEastAsia" w:hAnsiTheme="minorHAnsi" w:cstheme="majorBidi"/>
      <w:color w:val="595959" w:themeColor="text1" w:themeTint="A6"/>
      <w:sz w:val="28"/>
      <w:lang w:val="en-US" w:eastAsia="es-MX"/>
    </w:rPr>
  </w:style>
  <w:style w:type="character" w:customStyle="1" w:styleId="Heading8Char">
    <w:name w:val="Heading 8 Char"/>
    <w:basedOn w:val="DefaultParagraphFont"/>
    <w:link w:val="Heading8"/>
    <w:uiPriority w:val="9"/>
    <w:semiHidden/>
    <w:rsid w:val="004C787E"/>
    <w:rPr>
      <w:rFonts w:asciiTheme="minorHAnsi" w:eastAsiaTheme="majorEastAsia" w:hAnsiTheme="minorHAnsi" w:cstheme="majorBidi"/>
      <w:i/>
      <w:iCs/>
      <w:color w:val="272727" w:themeColor="text1" w:themeTint="D8"/>
      <w:sz w:val="28"/>
      <w:lang w:val="en-US" w:eastAsia="es-MX"/>
    </w:rPr>
  </w:style>
  <w:style w:type="character" w:customStyle="1" w:styleId="Heading9Char">
    <w:name w:val="Heading 9 Char"/>
    <w:basedOn w:val="DefaultParagraphFont"/>
    <w:link w:val="Heading9"/>
    <w:uiPriority w:val="9"/>
    <w:semiHidden/>
    <w:rsid w:val="004C787E"/>
    <w:rPr>
      <w:rFonts w:asciiTheme="minorHAnsi" w:eastAsiaTheme="majorEastAsia" w:hAnsiTheme="minorHAnsi" w:cstheme="majorBidi"/>
      <w:color w:val="272727" w:themeColor="text1" w:themeTint="D8"/>
      <w:sz w:val="28"/>
      <w:lang w:val="en-US" w:eastAsia="es-MX"/>
    </w:rPr>
  </w:style>
  <w:style w:type="paragraph" w:styleId="Title">
    <w:name w:val="Title"/>
    <w:basedOn w:val="Normal"/>
    <w:next w:val="Normal"/>
    <w:link w:val="TitleChar"/>
    <w:uiPriority w:val="10"/>
    <w:qFormat/>
    <w:rsid w:val="004C787E"/>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787E"/>
    <w:rPr>
      <w:rFonts w:asciiTheme="majorHAnsi" w:eastAsiaTheme="majorEastAsia" w:hAnsiTheme="majorHAnsi" w:cstheme="majorBidi"/>
      <w:spacing w:val="-10"/>
      <w:kern w:val="28"/>
      <w:sz w:val="56"/>
      <w:szCs w:val="56"/>
      <w:lang w:val="en-US" w:eastAsia="es-MX"/>
    </w:rPr>
  </w:style>
  <w:style w:type="paragraph" w:styleId="Subtitle">
    <w:name w:val="Subtitle"/>
    <w:basedOn w:val="Normal"/>
    <w:next w:val="Normal"/>
    <w:link w:val="SubtitleChar"/>
    <w:uiPriority w:val="11"/>
    <w:qFormat/>
    <w:rsid w:val="004C787E"/>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4C787E"/>
    <w:rPr>
      <w:rFonts w:asciiTheme="minorHAnsi" w:eastAsiaTheme="majorEastAsia" w:hAnsiTheme="minorHAnsi" w:cstheme="majorBidi"/>
      <w:color w:val="595959" w:themeColor="text1" w:themeTint="A6"/>
      <w:spacing w:val="15"/>
      <w:sz w:val="28"/>
      <w:szCs w:val="28"/>
      <w:lang w:val="en-US" w:eastAsia="es-MX"/>
    </w:rPr>
  </w:style>
  <w:style w:type="paragraph" w:styleId="Quote">
    <w:name w:val="Quote"/>
    <w:basedOn w:val="Normal"/>
    <w:next w:val="Normal"/>
    <w:link w:val="QuoteChar"/>
    <w:uiPriority w:val="29"/>
    <w:qFormat/>
    <w:rsid w:val="004C787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C787E"/>
    <w:rPr>
      <w:rFonts w:cs="Times New Roman"/>
      <w:i/>
      <w:iCs/>
      <w:color w:val="404040" w:themeColor="text1" w:themeTint="BF"/>
      <w:sz w:val="28"/>
      <w:lang w:val="en-US" w:eastAsia="es-MX"/>
    </w:rPr>
  </w:style>
  <w:style w:type="paragraph" w:styleId="ListParagraph">
    <w:name w:val="List Paragraph"/>
    <w:basedOn w:val="Normal"/>
    <w:uiPriority w:val="34"/>
    <w:qFormat/>
    <w:rsid w:val="004C787E"/>
    <w:pPr>
      <w:ind w:left="720"/>
      <w:contextualSpacing/>
    </w:pPr>
  </w:style>
  <w:style w:type="character" w:styleId="IntenseEmphasis">
    <w:name w:val="Intense Emphasis"/>
    <w:basedOn w:val="DefaultParagraphFont"/>
    <w:uiPriority w:val="21"/>
    <w:qFormat/>
    <w:rsid w:val="004C787E"/>
    <w:rPr>
      <w:i/>
      <w:iCs/>
      <w:color w:val="0F4761" w:themeColor="accent1" w:themeShade="BF"/>
    </w:rPr>
  </w:style>
  <w:style w:type="paragraph" w:styleId="IntenseQuote">
    <w:name w:val="Intense Quote"/>
    <w:basedOn w:val="Normal"/>
    <w:next w:val="Normal"/>
    <w:link w:val="IntenseQuoteChar"/>
    <w:uiPriority w:val="30"/>
    <w:qFormat/>
    <w:rsid w:val="004C787E"/>
    <w:pPr>
      <w:pBdr>
        <w:top w:val="single" w:sz="4" w:space="10" w:color="0F4761" w:themeColor="accent1" w:themeShade="BF"/>
        <w:bottom w:val="single" w:sz="4" w:space="10" w:color="0F4761" w:themeColor="accent1" w:themeShade="BF"/>
      </w:pBdr>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787E"/>
    <w:rPr>
      <w:rFonts w:cs="Times New Roman"/>
      <w:i/>
      <w:iCs/>
      <w:color w:val="0F4761" w:themeColor="accent1" w:themeShade="BF"/>
      <w:sz w:val="28"/>
      <w:lang w:val="en-US" w:eastAsia="es-MX"/>
    </w:rPr>
  </w:style>
  <w:style w:type="character" w:styleId="IntenseReference">
    <w:name w:val="Intense Reference"/>
    <w:basedOn w:val="DefaultParagraphFont"/>
    <w:uiPriority w:val="32"/>
    <w:qFormat/>
    <w:rsid w:val="004C787E"/>
    <w:rPr>
      <w:b/>
      <w:bCs/>
      <w:smallCaps/>
      <w:color w:val="0F4761" w:themeColor="accent1" w:themeShade="BF"/>
      <w:spacing w:val="5"/>
    </w:rPr>
  </w:style>
  <w:style w:type="character" w:styleId="Hyperlink">
    <w:name w:val="Hyperlink"/>
    <w:basedOn w:val="DefaultParagraphFont"/>
    <w:uiPriority w:val="99"/>
    <w:unhideWhenUsed/>
    <w:rsid w:val="00F33421"/>
    <w:rPr>
      <w:color w:val="467886" w:themeColor="hyperlink"/>
      <w:u w:val="single"/>
    </w:rPr>
  </w:style>
  <w:style w:type="character" w:styleId="UnresolvedMention">
    <w:name w:val="Unresolved Mention"/>
    <w:basedOn w:val="DefaultParagraphFont"/>
    <w:uiPriority w:val="99"/>
    <w:semiHidden/>
    <w:unhideWhenUsed/>
    <w:rsid w:val="00F33421"/>
    <w:rPr>
      <w:color w:val="605E5C"/>
      <w:shd w:val="clear" w:color="auto" w:fill="E1DFDD"/>
    </w:rPr>
  </w:style>
  <w:style w:type="character" w:customStyle="1" w:styleId="apple-converted-space">
    <w:name w:val="apple-converted-space"/>
    <w:basedOn w:val="DefaultParagraphFont"/>
    <w:rsid w:val="00A24383"/>
  </w:style>
  <w:style w:type="paragraph" w:styleId="Header">
    <w:name w:val="header"/>
    <w:basedOn w:val="Normal"/>
    <w:link w:val="HeaderChar"/>
    <w:uiPriority w:val="99"/>
    <w:unhideWhenUsed/>
    <w:rsid w:val="00F90678"/>
    <w:pPr>
      <w:tabs>
        <w:tab w:val="center" w:pos="4252"/>
        <w:tab w:val="right" w:pos="8504"/>
      </w:tabs>
      <w:spacing w:before="0" w:after="0" w:line="240" w:lineRule="auto"/>
    </w:pPr>
  </w:style>
  <w:style w:type="character" w:customStyle="1" w:styleId="HeaderChar">
    <w:name w:val="Header Char"/>
    <w:basedOn w:val="DefaultParagraphFont"/>
    <w:link w:val="Header"/>
    <w:uiPriority w:val="99"/>
    <w:rsid w:val="00F90678"/>
    <w:rPr>
      <w:rFonts w:cs="Times New Roman"/>
      <w:sz w:val="28"/>
      <w:lang w:val="en-US" w:eastAsia="es-MX"/>
    </w:rPr>
  </w:style>
  <w:style w:type="paragraph" w:styleId="Footer">
    <w:name w:val="footer"/>
    <w:basedOn w:val="Normal"/>
    <w:link w:val="FooterChar"/>
    <w:uiPriority w:val="99"/>
    <w:unhideWhenUsed/>
    <w:rsid w:val="00F90678"/>
    <w:pPr>
      <w:tabs>
        <w:tab w:val="center" w:pos="4252"/>
        <w:tab w:val="right" w:pos="8504"/>
      </w:tabs>
      <w:spacing w:before="0" w:after="0" w:line="240" w:lineRule="auto"/>
    </w:pPr>
  </w:style>
  <w:style w:type="character" w:customStyle="1" w:styleId="FooterChar">
    <w:name w:val="Footer Char"/>
    <w:basedOn w:val="DefaultParagraphFont"/>
    <w:link w:val="Footer"/>
    <w:uiPriority w:val="99"/>
    <w:rsid w:val="00F90678"/>
    <w:rPr>
      <w:rFonts w:cs="Times New Roman"/>
      <w:sz w:val="28"/>
      <w:lang w:val="en-US" w:eastAsia="es-MX"/>
    </w:rPr>
  </w:style>
  <w:style w:type="table" w:styleId="TableGrid">
    <w:name w:val="Table Grid"/>
    <w:basedOn w:val="TableNormal"/>
    <w:uiPriority w:val="39"/>
    <w:rsid w:val="001369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730F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007/978-3-031-71993-6_6" TargetMode="External"/><Relationship Id="rId22" Type="http://schemas.openxmlformats.org/officeDocument/2006/relationships/theme" Target="theme/theme1.xml"/><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e525757-89ba-4d30-a2f7-49796ef8c604}" enabled="0" method="" siteId="{ae525757-89ba-4d30-a2f7-49796ef8c604}"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21</Pages>
  <Words>4744</Words>
  <Characters>27042</Characters>
  <Application>Microsoft Office Word</Application>
  <DocSecurity>0</DocSecurity>
  <Lines>225</Lines>
  <Paragraphs>63</Paragraphs>
  <ScaleCrop>false</ScaleCrop>
  <Company/>
  <LinksUpToDate>false</LinksUpToDate>
  <CharactersWithSpaces>31723</CharactersWithSpaces>
  <SharedDoc>false</SharedDoc>
  <HLinks>
    <vt:vector size="6" baseType="variant">
      <vt:variant>
        <vt:i4>4194405</vt:i4>
      </vt:variant>
      <vt:variant>
        <vt:i4>0</vt:i4>
      </vt:variant>
      <vt:variant>
        <vt:i4>0</vt:i4>
      </vt:variant>
      <vt:variant>
        <vt:i4>5</vt:i4>
      </vt:variant>
      <vt:variant>
        <vt:lpwstr>https://doi.org/10.1007/978-3-031-71993-6_6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Diógenes Alexander Garrido Rios</dc:creator>
  <cp:keywords/>
  <dc:description/>
  <cp:lastModifiedBy>Thomas Chisica Londoño</cp:lastModifiedBy>
  <cp:revision>2</cp:revision>
  <dcterms:created xsi:type="dcterms:W3CDTF">2026-07-02T14:56:00Z</dcterms:created>
  <dcterms:modified xsi:type="dcterms:W3CDTF">2026-07-02T14:56:00Z</dcterms:modified>
</cp:coreProperties>
</file>